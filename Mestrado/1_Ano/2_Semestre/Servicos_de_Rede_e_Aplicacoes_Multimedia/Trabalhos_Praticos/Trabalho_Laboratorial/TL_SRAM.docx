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487B" w14:textId="77777777" w:rsidR="00464887" w:rsidRPr="00464887" w:rsidRDefault="00464887" w:rsidP="00464887">
      <w:pPr>
        <w:jc w:val="center"/>
        <w:rPr>
          <w:rFonts w:ascii="Times New Roman" w:hAnsi="Times New Roman" w:cs="Times New Roman"/>
          <w:b/>
          <w:bCs/>
          <w:sz w:val="32"/>
          <w:szCs w:val="32"/>
        </w:rPr>
      </w:pPr>
      <w:r w:rsidRPr="00464887">
        <w:rPr>
          <w:rFonts w:ascii="Times New Roman" w:hAnsi="Times New Roman" w:cs="Times New Roman"/>
          <w:b/>
          <w:bCs/>
          <w:sz w:val="32"/>
          <w:szCs w:val="32"/>
        </w:rPr>
        <w:t>Atividade: Desafio de Codificação Contextual</w:t>
      </w:r>
    </w:p>
    <w:p w14:paraId="4C7570E6" w14:textId="77777777" w:rsidR="00464887" w:rsidRPr="00464887" w:rsidRDefault="00464887" w:rsidP="00464887">
      <w:pPr>
        <w:jc w:val="center"/>
        <w:rPr>
          <w:rFonts w:ascii="Times New Roman" w:hAnsi="Times New Roman" w:cs="Times New Roman"/>
          <w:b/>
          <w:bCs/>
          <w:sz w:val="32"/>
          <w:szCs w:val="32"/>
        </w:rPr>
      </w:pPr>
      <w:r w:rsidRPr="00464887">
        <w:rPr>
          <w:rFonts w:ascii="Times New Roman" w:hAnsi="Times New Roman" w:cs="Times New Roman"/>
          <w:b/>
          <w:bCs/>
          <w:sz w:val="32"/>
          <w:szCs w:val="32"/>
        </w:rPr>
        <w:t>Serviços de Rede e Aplicações Multimédia</w:t>
      </w:r>
    </w:p>
    <w:p w14:paraId="5078F5B4" w14:textId="77777777" w:rsidR="00464887" w:rsidRPr="00464887" w:rsidRDefault="00464887" w:rsidP="00464887">
      <w:pPr>
        <w:jc w:val="center"/>
        <w:rPr>
          <w:rFonts w:ascii="Times New Roman" w:hAnsi="Times New Roman" w:cs="Times New Roman"/>
          <w:b/>
          <w:bCs/>
          <w:sz w:val="32"/>
          <w:szCs w:val="32"/>
        </w:rPr>
      </w:pPr>
      <w:r w:rsidRPr="00464887">
        <w:rPr>
          <w:rFonts w:ascii="Times New Roman" w:hAnsi="Times New Roman" w:cs="Times New Roman"/>
          <w:b/>
          <w:bCs/>
          <w:sz w:val="32"/>
          <w:szCs w:val="32"/>
        </w:rPr>
        <w:t>Mestrado em Telecomunicações e Informática 25/26</w:t>
      </w:r>
    </w:p>
    <w:p w14:paraId="4B76E58A" w14:textId="77777777" w:rsidR="00464887" w:rsidRDefault="00464887" w:rsidP="00464887">
      <w:pPr>
        <w:jc w:val="center"/>
        <w:rPr>
          <w:rFonts w:ascii="Times New Roman" w:hAnsi="Times New Roman" w:cs="Times New Roman"/>
          <w:b/>
          <w:bCs/>
          <w:sz w:val="32"/>
          <w:szCs w:val="32"/>
        </w:rPr>
      </w:pPr>
      <w:r w:rsidRPr="00464887">
        <w:rPr>
          <w:rFonts w:ascii="Times New Roman" w:hAnsi="Times New Roman" w:cs="Times New Roman"/>
          <w:b/>
          <w:bCs/>
          <w:sz w:val="32"/>
          <w:szCs w:val="32"/>
        </w:rPr>
        <w:t>7 de Abril de 2026</w:t>
      </w:r>
    </w:p>
    <w:p w14:paraId="0B346201" w14:textId="77777777" w:rsidR="00464887" w:rsidRPr="00464887" w:rsidRDefault="00464887" w:rsidP="1A92087F">
      <w:pPr>
        <w:jc w:val="both"/>
        <w:rPr>
          <w:rFonts w:ascii="Times New Roman" w:hAnsi="Times New Roman" w:cs="Times New Roman"/>
          <w:b/>
          <w:bCs/>
          <w:sz w:val="32"/>
          <w:szCs w:val="32"/>
        </w:rPr>
      </w:pPr>
    </w:p>
    <w:p w14:paraId="4FCAD797" w14:textId="69767D6E" w:rsidR="00464887" w:rsidRPr="00464887" w:rsidRDefault="00464887" w:rsidP="1A92087F">
      <w:pPr>
        <w:jc w:val="both"/>
        <w:rPr>
          <w:rFonts w:ascii="Times New Roman" w:hAnsi="Times New Roman" w:cs="Times New Roman"/>
        </w:rPr>
      </w:pPr>
      <w:r w:rsidRPr="000D4738">
        <w:rPr>
          <w:rFonts w:ascii="Times New Roman" w:hAnsi="Times New Roman" w:cs="Times New Roman"/>
          <w:b/>
          <w:bCs/>
        </w:rPr>
        <w:t>Objetivo:</w:t>
      </w:r>
      <w:r>
        <w:rPr>
          <w:rFonts w:ascii="Times New Roman" w:hAnsi="Times New Roman" w:cs="Times New Roman"/>
        </w:rPr>
        <w:t xml:space="preserve"> </w:t>
      </w:r>
      <w:r w:rsidRPr="00464887">
        <w:rPr>
          <w:rFonts w:ascii="Times New Roman" w:hAnsi="Times New Roman" w:cs="Times New Roman"/>
        </w:rPr>
        <w:t>Comparar codecs lossless e lossy em multimédia (áudio e/ou imagem), medindo eficiência de compressão e qualidade perceptual. Explorar conceitos de codificação contextual: padrões espaciais/temporais,</w:t>
      </w:r>
      <w:r w:rsidR="00660D36">
        <w:rPr>
          <w:rFonts w:ascii="Times New Roman" w:hAnsi="Times New Roman" w:cs="Times New Roman"/>
        </w:rPr>
        <w:t xml:space="preserve"> </w:t>
      </w:r>
      <w:r w:rsidRPr="00464887">
        <w:rPr>
          <w:rFonts w:ascii="Times New Roman" w:hAnsi="Times New Roman" w:cs="Times New Roman"/>
        </w:rPr>
        <w:t>masking áudio/visual.</w:t>
      </w:r>
    </w:p>
    <w:p w14:paraId="33BDA61B" w14:textId="6CC3D6B5" w:rsidR="00660D36" w:rsidRPr="000D4738" w:rsidRDefault="00464887" w:rsidP="00464887">
      <w:pPr>
        <w:rPr>
          <w:rFonts w:ascii="Times New Roman" w:hAnsi="Times New Roman" w:cs="Times New Roman"/>
          <w:b/>
          <w:bCs/>
        </w:rPr>
      </w:pPr>
      <w:r w:rsidRPr="000D4738">
        <w:rPr>
          <w:rFonts w:ascii="Times New Roman" w:hAnsi="Times New Roman" w:cs="Times New Roman"/>
          <w:b/>
          <w:bCs/>
        </w:rPr>
        <w:t>Duração e Formato</w:t>
      </w:r>
      <w:r w:rsidR="000D4738" w:rsidRPr="000D4738">
        <w:rPr>
          <w:rFonts w:ascii="Times New Roman" w:hAnsi="Times New Roman" w:cs="Times New Roman"/>
          <w:b/>
          <w:bCs/>
        </w:rPr>
        <w:t>:</w:t>
      </w:r>
    </w:p>
    <w:p w14:paraId="6A30864C" w14:textId="77777777" w:rsidR="00660D36" w:rsidRDefault="00464887" w:rsidP="00464887">
      <w:pPr>
        <w:pStyle w:val="PargrafodaLista"/>
        <w:numPr>
          <w:ilvl w:val="0"/>
          <w:numId w:val="1"/>
        </w:numPr>
        <w:rPr>
          <w:rFonts w:ascii="Times New Roman" w:hAnsi="Times New Roman" w:cs="Times New Roman"/>
        </w:rPr>
      </w:pPr>
      <w:r w:rsidRPr="00660D36">
        <w:rPr>
          <w:rFonts w:ascii="Times New Roman" w:hAnsi="Times New Roman" w:cs="Times New Roman"/>
        </w:rPr>
        <w:t>Duração total: 60 minutos.</w:t>
      </w:r>
    </w:p>
    <w:p w14:paraId="66AEFC39" w14:textId="3CF80DA6" w:rsidR="00660D36" w:rsidRDefault="00464887" w:rsidP="00464887">
      <w:pPr>
        <w:pStyle w:val="PargrafodaLista"/>
        <w:numPr>
          <w:ilvl w:val="0"/>
          <w:numId w:val="1"/>
        </w:numPr>
        <w:rPr>
          <w:rFonts w:ascii="Times New Roman" w:hAnsi="Times New Roman" w:cs="Times New Roman"/>
        </w:rPr>
      </w:pPr>
      <w:r w:rsidRPr="00660D36">
        <w:rPr>
          <w:rFonts w:ascii="Times New Roman" w:hAnsi="Times New Roman" w:cs="Times New Roman"/>
        </w:rPr>
        <w:t>Grupo:</w:t>
      </w:r>
      <w:r w:rsidR="00660D36">
        <w:rPr>
          <w:rFonts w:ascii="Times New Roman" w:hAnsi="Times New Roman" w:cs="Times New Roman"/>
        </w:rPr>
        <w:t xml:space="preserve"> Luís Baptista (P</w:t>
      </w:r>
      <w:r w:rsidR="003A5AFC">
        <w:rPr>
          <w:rFonts w:ascii="Times New Roman" w:hAnsi="Times New Roman" w:cs="Times New Roman"/>
        </w:rPr>
        <w:t>G61434), Bernardo Salgado (PG59972), Thiago Mot</w:t>
      </w:r>
      <w:r w:rsidR="000D4738">
        <w:rPr>
          <w:rFonts w:ascii="Times New Roman" w:hAnsi="Times New Roman" w:cs="Times New Roman"/>
        </w:rPr>
        <w:t>ta (PG59980)</w:t>
      </w:r>
      <w:r w:rsidRPr="00660D36">
        <w:rPr>
          <w:rFonts w:ascii="Times New Roman" w:hAnsi="Times New Roman" w:cs="Times New Roman"/>
        </w:rPr>
        <w:t xml:space="preserve"> </w:t>
      </w:r>
    </w:p>
    <w:p w14:paraId="102E60E8" w14:textId="669E94EB" w:rsidR="00464887" w:rsidRPr="000D4738" w:rsidRDefault="00464887" w:rsidP="00464887">
      <w:pPr>
        <w:pStyle w:val="PargrafodaLista"/>
        <w:numPr>
          <w:ilvl w:val="0"/>
          <w:numId w:val="1"/>
        </w:numPr>
        <w:rPr>
          <w:rFonts w:ascii="Times New Roman" w:hAnsi="Times New Roman" w:cs="Times New Roman"/>
        </w:rPr>
      </w:pPr>
      <w:r w:rsidRPr="00660D36">
        <w:rPr>
          <w:rFonts w:ascii="Times New Roman" w:hAnsi="Times New Roman" w:cs="Times New Roman"/>
        </w:rPr>
        <w:t>Materiais: Portátil/tablet com browser; ficheiros de teste fornecidos (e.g., áudio FLAC+MP3,</w:t>
      </w:r>
      <w:r w:rsidR="000D4738">
        <w:rPr>
          <w:rFonts w:ascii="Times New Roman" w:hAnsi="Times New Roman" w:cs="Times New Roman"/>
        </w:rPr>
        <w:t xml:space="preserve"> </w:t>
      </w:r>
      <w:r w:rsidRPr="000D4738">
        <w:rPr>
          <w:rFonts w:ascii="Times New Roman" w:hAnsi="Times New Roman" w:cs="Times New Roman"/>
        </w:rPr>
        <w:t>imagem PNG+JPEG).</w:t>
      </w:r>
    </w:p>
    <w:p w14:paraId="1978295A" w14:textId="4C460EC0" w:rsidR="00464887" w:rsidRPr="000D4738" w:rsidRDefault="00464887" w:rsidP="00464887">
      <w:pPr>
        <w:rPr>
          <w:rFonts w:ascii="Times New Roman" w:hAnsi="Times New Roman" w:cs="Times New Roman"/>
          <w:b/>
          <w:bCs/>
        </w:rPr>
      </w:pPr>
      <w:r w:rsidRPr="000D4738">
        <w:rPr>
          <w:rFonts w:ascii="Times New Roman" w:hAnsi="Times New Roman" w:cs="Times New Roman"/>
          <w:b/>
          <w:bCs/>
        </w:rPr>
        <w:t>Instruções</w:t>
      </w:r>
      <w:r w:rsidR="000D4738">
        <w:rPr>
          <w:rFonts w:ascii="Times New Roman" w:hAnsi="Times New Roman" w:cs="Times New Roman"/>
          <w:b/>
          <w:bCs/>
        </w:rPr>
        <w:t>:</w:t>
      </w:r>
    </w:p>
    <w:p w14:paraId="31D719AB" w14:textId="4B662B22" w:rsidR="00464887" w:rsidRDefault="00464887" w:rsidP="1A92087F">
      <w:pPr>
        <w:jc w:val="both"/>
        <w:rPr>
          <w:rFonts w:ascii="Times New Roman" w:hAnsi="Times New Roman" w:cs="Times New Roman"/>
        </w:rPr>
      </w:pPr>
      <w:r w:rsidRPr="000D4738">
        <w:rPr>
          <w:rFonts w:ascii="Times New Roman" w:hAnsi="Times New Roman" w:cs="Times New Roman"/>
          <w:b/>
          <w:bCs/>
        </w:rPr>
        <w:t>Passo 1:</w:t>
      </w:r>
      <w:r w:rsidRPr="00464887">
        <w:rPr>
          <w:rFonts w:ascii="Times New Roman" w:hAnsi="Times New Roman" w:cs="Times New Roman"/>
        </w:rPr>
        <w:t xml:space="preserve"> Escolha e Justificação (10 min): Escolher um tipo (áudio OU imagem) e comparar dois</w:t>
      </w:r>
      <w:r w:rsidR="00D4269D">
        <w:rPr>
          <w:rFonts w:ascii="Times New Roman" w:hAnsi="Times New Roman" w:cs="Times New Roman"/>
        </w:rPr>
        <w:t>. Tarefa Atribuída ao Bernardo.</w:t>
      </w:r>
    </w:p>
    <w:p w14:paraId="06D36709" w14:textId="77777777" w:rsidR="001D6812" w:rsidRDefault="001D6812" w:rsidP="00464887">
      <w:pPr>
        <w:rPr>
          <w:rFonts w:ascii="Times New Roman" w:hAnsi="Times New Roman" w:cs="Times New Roman"/>
        </w:rPr>
      </w:pPr>
    </w:p>
    <w:tbl>
      <w:tblPr>
        <w:tblStyle w:val="TabelacomGrelha"/>
        <w:tblW w:w="0" w:type="auto"/>
        <w:tblLook w:val="04A0" w:firstRow="1" w:lastRow="0" w:firstColumn="1" w:lastColumn="0" w:noHBand="0" w:noVBand="1"/>
      </w:tblPr>
      <w:tblGrid>
        <w:gridCol w:w="3120"/>
        <w:gridCol w:w="2687"/>
        <w:gridCol w:w="2687"/>
      </w:tblGrid>
      <w:tr w:rsidR="007D2919" w14:paraId="2CADE48D" w14:textId="77777777" w:rsidTr="001D6812">
        <w:tc>
          <w:tcPr>
            <w:tcW w:w="3120" w:type="dxa"/>
          </w:tcPr>
          <w:p w14:paraId="02203EE4" w14:textId="5053C496" w:rsidR="001D6812" w:rsidRPr="001D6812" w:rsidRDefault="001D6812" w:rsidP="00464887">
            <w:pPr>
              <w:rPr>
                <w:rFonts w:ascii="Times New Roman" w:hAnsi="Times New Roman" w:cs="Times New Roman"/>
                <w:b/>
                <w:bCs/>
              </w:rPr>
            </w:pPr>
            <w:r w:rsidRPr="001D6812">
              <w:rPr>
                <w:rFonts w:ascii="Times New Roman" w:hAnsi="Times New Roman" w:cs="Times New Roman"/>
                <w:b/>
                <w:bCs/>
              </w:rPr>
              <w:t>Multimédia</w:t>
            </w:r>
          </w:p>
        </w:tc>
        <w:tc>
          <w:tcPr>
            <w:tcW w:w="2687" w:type="dxa"/>
          </w:tcPr>
          <w:p w14:paraId="2BFA6809" w14:textId="5067CA00" w:rsidR="001D6812" w:rsidRPr="001D6812" w:rsidRDefault="001D6812" w:rsidP="00464887">
            <w:pPr>
              <w:rPr>
                <w:rFonts w:ascii="Times New Roman" w:hAnsi="Times New Roman" w:cs="Times New Roman"/>
                <w:b/>
                <w:bCs/>
              </w:rPr>
            </w:pPr>
            <w:r w:rsidRPr="001D6812">
              <w:rPr>
                <w:rFonts w:ascii="Times New Roman" w:hAnsi="Times New Roman" w:cs="Times New Roman"/>
                <w:b/>
                <w:bCs/>
              </w:rPr>
              <w:t>Lossless</w:t>
            </w:r>
          </w:p>
        </w:tc>
        <w:tc>
          <w:tcPr>
            <w:tcW w:w="2687" w:type="dxa"/>
          </w:tcPr>
          <w:p w14:paraId="2A196E6C" w14:textId="04E4A2FE" w:rsidR="001D6812" w:rsidRPr="001D6812" w:rsidRDefault="001D6812" w:rsidP="00464887">
            <w:pPr>
              <w:rPr>
                <w:rFonts w:ascii="Times New Roman" w:hAnsi="Times New Roman" w:cs="Times New Roman"/>
                <w:b/>
                <w:bCs/>
              </w:rPr>
            </w:pPr>
            <w:r w:rsidRPr="001D6812">
              <w:rPr>
                <w:rFonts w:ascii="Times New Roman" w:hAnsi="Times New Roman" w:cs="Times New Roman"/>
                <w:b/>
                <w:bCs/>
              </w:rPr>
              <w:t>Lossy</w:t>
            </w:r>
          </w:p>
        </w:tc>
      </w:tr>
      <w:tr w:rsidR="007D2919" w14:paraId="746D239F" w14:textId="77777777" w:rsidTr="001D6812">
        <w:tc>
          <w:tcPr>
            <w:tcW w:w="3120" w:type="dxa"/>
          </w:tcPr>
          <w:p w14:paraId="2625D25C" w14:textId="3DF5FE58" w:rsidR="001D6812" w:rsidRDefault="001D6812" w:rsidP="00464887">
            <w:pPr>
              <w:rPr>
                <w:rFonts w:ascii="Times New Roman" w:hAnsi="Times New Roman" w:cs="Times New Roman"/>
              </w:rPr>
            </w:pPr>
            <w:r>
              <w:rPr>
                <w:rFonts w:ascii="Times New Roman" w:hAnsi="Times New Roman" w:cs="Times New Roman"/>
              </w:rPr>
              <w:t>Áudio</w:t>
            </w:r>
          </w:p>
        </w:tc>
        <w:tc>
          <w:tcPr>
            <w:tcW w:w="2687" w:type="dxa"/>
          </w:tcPr>
          <w:p w14:paraId="105FC4AE" w14:textId="6A6AE4A6" w:rsidR="001D6812" w:rsidRPr="00B03A65" w:rsidRDefault="001D6812" w:rsidP="00464887">
            <w:pPr>
              <w:rPr>
                <w:rFonts w:ascii="Times New Roman" w:hAnsi="Times New Roman" w:cs="Times New Roman"/>
              </w:rPr>
            </w:pPr>
            <w:r w:rsidRPr="00B03A65">
              <w:rPr>
                <w:rFonts w:ascii="Times New Roman" w:hAnsi="Times New Roman" w:cs="Times New Roman"/>
              </w:rPr>
              <w:t>FLAC</w:t>
            </w:r>
          </w:p>
        </w:tc>
        <w:tc>
          <w:tcPr>
            <w:tcW w:w="2687" w:type="dxa"/>
          </w:tcPr>
          <w:p w14:paraId="1403E4CC" w14:textId="4D8E17F2" w:rsidR="001D6812" w:rsidRPr="00B03A65" w:rsidRDefault="001D6812" w:rsidP="00464887">
            <w:pPr>
              <w:rPr>
                <w:rFonts w:ascii="Times New Roman" w:hAnsi="Times New Roman" w:cs="Times New Roman"/>
              </w:rPr>
            </w:pPr>
            <w:r w:rsidRPr="00B03A65">
              <w:rPr>
                <w:rFonts w:ascii="Times New Roman" w:hAnsi="Times New Roman" w:cs="Times New Roman"/>
              </w:rPr>
              <w:t>MP3</w:t>
            </w:r>
          </w:p>
        </w:tc>
      </w:tr>
      <w:tr w:rsidR="007D2919" w14:paraId="30DFE6B4" w14:textId="77777777" w:rsidTr="001D6812">
        <w:tc>
          <w:tcPr>
            <w:tcW w:w="3120" w:type="dxa"/>
          </w:tcPr>
          <w:p w14:paraId="19FC8FD6" w14:textId="0C0AC771" w:rsidR="001D6812" w:rsidRDefault="001D6812" w:rsidP="00464887">
            <w:pPr>
              <w:rPr>
                <w:rFonts w:ascii="Times New Roman" w:hAnsi="Times New Roman" w:cs="Times New Roman"/>
              </w:rPr>
            </w:pPr>
            <w:r>
              <w:rPr>
                <w:rFonts w:ascii="Times New Roman" w:hAnsi="Times New Roman" w:cs="Times New Roman"/>
              </w:rPr>
              <w:t>Imagem</w:t>
            </w:r>
          </w:p>
        </w:tc>
        <w:tc>
          <w:tcPr>
            <w:tcW w:w="2687" w:type="dxa"/>
          </w:tcPr>
          <w:p w14:paraId="1D690177" w14:textId="57D938CD" w:rsidR="001D6812" w:rsidRPr="00B03A65" w:rsidRDefault="001D6812" w:rsidP="00464887">
            <w:pPr>
              <w:rPr>
                <w:rFonts w:ascii="Times New Roman" w:hAnsi="Times New Roman" w:cs="Times New Roman"/>
              </w:rPr>
            </w:pPr>
            <w:r w:rsidRPr="00B03A65">
              <w:rPr>
                <w:rFonts w:ascii="Times New Roman" w:hAnsi="Times New Roman" w:cs="Times New Roman"/>
              </w:rPr>
              <w:t>PNG</w:t>
            </w:r>
          </w:p>
        </w:tc>
        <w:tc>
          <w:tcPr>
            <w:tcW w:w="2687" w:type="dxa"/>
          </w:tcPr>
          <w:p w14:paraId="0926CF00" w14:textId="00AB1413" w:rsidR="001D6812" w:rsidRPr="00B03A65" w:rsidRDefault="001D6812" w:rsidP="00464887">
            <w:pPr>
              <w:rPr>
                <w:rFonts w:ascii="Times New Roman" w:hAnsi="Times New Roman" w:cs="Times New Roman"/>
              </w:rPr>
            </w:pPr>
            <w:r w:rsidRPr="00B03A65">
              <w:rPr>
                <w:rFonts w:ascii="Times New Roman" w:hAnsi="Times New Roman" w:cs="Times New Roman"/>
              </w:rPr>
              <w:t>JPEG</w:t>
            </w:r>
          </w:p>
        </w:tc>
      </w:tr>
    </w:tbl>
    <w:p w14:paraId="4E857B60" w14:textId="77777777" w:rsidR="001D6812" w:rsidRPr="00464887" w:rsidRDefault="001D6812" w:rsidP="00464887">
      <w:pPr>
        <w:rPr>
          <w:rFonts w:ascii="Times New Roman" w:hAnsi="Times New Roman" w:cs="Times New Roman"/>
        </w:rPr>
      </w:pPr>
    </w:p>
    <w:p w14:paraId="33C0E2D0" w14:textId="6AA31830" w:rsidR="00464887" w:rsidRDefault="001D6812" w:rsidP="00D4269D">
      <w:pPr>
        <w:rPr>
          <w:rFonts w:ascii="Times New Roman" w:hAnsi="Times New Roman" w:cs="Times New Roman"/>
        </w:rPr>
      </w:pPr>
      <w:r>
        <w:rPr>
          <w:rFonts w:ascii="Times New Roman" w:hAnsi="Times New Roman" w:cs="Times New Roman"/>
        </w:rPr>
        <w:t>“</w:t>
      </w:r>
      <w:r w:rsidR="00464887" w:rsidRPr="00464887">
        <w:rPr>
          <w:rFonts w:ascii="Times New Roman" w:hAnsi="Times New Roman" w:cs="Times New Roman"/>
        </w:rPr>
        <w:t>Justifique o tipo de utilização para cada codec (ex.: lossy para transmissão).</w:t>
      </w:r>
      <w:r w:rsidR="00D4269D">
        <w:rPr>
          <w:rFonts w:ascii="Times New Roman" w:hAnsi="Times New Roman" w:cs="Times New Roman"/>
        </w:rPr>
        <w:t>”</w:t>
      </w:r>
    </w:p>
    <w:p w14:paraId="00650CAE" w14:textId="094D6538" w:rsidR="00D4269D" w:rsidRPr="00D4269D" w:rsidRDefault="00D4269D" w:rsidP="00E67F64">
      <w:pPr>
        <w:spacing w:after="0" w:line="360" w:lineRule="auto"/>
        <w:jc w:val="both"/>
        <w:rPr>
          <w:rFonts w:ascii="Times New Roman" w:hAnsi="Times New Roman" w:cs="Times New Roman"/>
        </w:rPr>
      </w:pPr>
    </w:p>
    <w:p w14:paraId="4EC2B379" w14:textId="17442236" w:rsidR="00D4269D" w:rsidRPr="00E67F64" w:rsidRDefault="3A05FCC7" w:rsidP="00E67F64">
      <w:pPr>
        <w:pStyle w:val="PargrafodaLista"/>
        <w:numPr>
          <w:ilvl w:val="0"/>
          <w:numId w:val="1"/>
        </w:numPr>
        <w:spacing w:after="0" w:line="360" w:lineRule="auto"/>
        <w:jc w:val="both"/>
        <w:rPr>
          <w:rFonts w:ascii="Times New Roman" w:hAnsi="Times New Roman" w:cs="Times New Roman"/>
        </w:rPr>
      </w:pPr>
      <w:r w:rsidRPr="00E67F64">
        <w:rPr>
          <w:rFonts w:ascii="Times New Roman" w:hAnsi="Times New Roman" w:cs="Times New Roman"/>
        </w:rPr>
        <w:t>Áudio (FLAC vs MP3)</w:t>
      </w:r>
    </w:p>
    <w:p w14:paraId="3500C877" w14:textId="57E43E78" w:rsidR="00D4269D" w:rsidRPr="00E67F64" w:rsidRDefault="3A05FCC7" w:rsidP="00E67F64">
      <w:pPr>
        <w:pStyle w:val="PargrafodaLista"/>
        <w:numPr>
          <w:ilvl w:val="1"/>
          <w:numId w:val="1"/>
        </w:numPr>
        <w:spacing w:after="0" w:line="360" w:lineRule="auto"/>
        <w:jc w:val="both"/>
        <w:rPr>
          <w:rFonts w:ascii="Times New Roman" w:hAnsi="Times New Roman" w:cs="Times New Roman"/>
        </w:rPr>
      </w:pPr>
      <w:r w:rsidRPr="00E67F64">
        <w:rPr>
          <w:rFonts w:ascii="Times New Roman" w:hAnsi="Times New Roman" w:cs="Times New Roman"/>
        </w:rPr>
        <w:t xml:space="preserve">FLAC (Lossless): </w:t>
      </w:r>
      <w:r w:rsidR="6D925EC4" w:rsidRPr="00E67F64">
        <w:rPr>
          <w:rFonts w:ascii="Times New Roman" w:hAnsi="Times New Roman" w:cs="Times New Roman"/>
        </w:rPr>
        <w:t>O contexto da utilização principal é o</w:t>
      </w:r>
      <w:r w:rsidRPr="00E67F64">
        <w:rPr>
          <w:rFonts w:ascii="Times New Roman" w:hAnsi="Times New Roman" w:cs="Times New Roman"/>
        </w:rPr>
        <w:t xml:space="preserve"> armazenamento local. </w:t>
      </w:r>
      <w:r w:rsidR="6D925EC4" w:rsidRPr="00E67F64">
        <w:rPr>
          <w:rFonts w:ascii="Times New Roman" w:hAnsi="Times New Roman" w:cs="Times New Roman"/>
        </w:rPr>
        <w:t xml:space="preserve">Como a informação é recuperada completamente, ou seja, sem perda de dados, o requisito principal é a eficiência de compressão e não o tempo de execução. </w:t>
      </w:r>
      <w:r w:rsidR="06C812C0" w:rsidRPr="00E67F64">
        <w:rPr>
          <w:rFonts w:ascii="Times New Roman" w:hAnsi="Times New Roman" w:cs="Times New Roman"/>
        </w:rPr>
        <w:t>Explora características da fonte, como o facto de amostras muito próximas no tempo terem valores semelhantes.</w:t>
      </w:r>
    </w:p>
    <w:p w14:paraId="7D8A50EE" w14:textId="2F4CA20E" w:rsidR="06C812C0" w:rsidRPr="00E67F64" w:rsidRDefault="06C812C0" w:rsidP="00E67F64">
      <w:pPr>
        <w:pStyle w:val="PargrafodaLista"/>
        <w:numPr>
          <w:ilvl w:val="1"/>
          <w:numId w:val="1"/>
        </w:numPr>
        <w:spacing w:after="0" w:line="360" w:lineRule="auto"/>
        <w:jc w:val="both"/>
        <w:rPr>
          <w:rFonts w:ascii="Times New Roman" w:hAnsi="Times New Roman" w:cs="Times New Roman"/>
        </w:rPr>
      </w:pPr>
      <w:r w:rsidRPr="00E67F64">
        <w:rPr>
          <w:rFonts w:ascii="Times New Roman" w:hAnsi="Times New Roman" w:cs="Times New Roman"/>
        </w:rPr>
        <w:t>MP3 (Lossy): O contexto ideal é a transmissão. Este algoritmo estabelece um compromisso entre a eficiência e a qualidade, ao fazer modelos psico-</w:t>
      </w:r>
      <w:r w:rsidR="635DD393" w:rsidRPr="00E67F64">
        <w:rPr>
          <w:rFonts w:ascii="Times New Roman" w:hAnsi="Times New Roman" w:cs="Times New Roman"/>
        </w:rPr>
        <w:t xml:space="preserve">acústicos que exploram o audio masking, isto porque o ouvido humano é </w:t>
      </w:r>
      <w:r w:rsidR="635DD393" w:rsidRPr="00E67F64">
        <w:rPr>
          <w:rFonts w:ascii="Times New Roman" w:hAnsi="Times New Roman" w:cs="Times New Roman"/>
        </w:rPr>
        <w:lastRenderedPageBreak/>
        <w:t>pouco sensível a sons concorrentes de grande potência</w:t>
      </w:r>
      <w:r w:rsidRPr="00E67F64">
        <w:rPr>
          <w:rFonts w:ascii="Times New Roman" w:hAnsi="Times New Roman" w:cs="Times New Roman"/>
        </w:rPr>
        <w:t xml:space="preserve">, </w:t>
      </w:r>
      <w:r w:rsidR="60608315" w:rsidRPr="00E67F64">
        <w:rPr>
          <w:rFonts w:ascii="Times New Roman" w:hAnsi="Times New Roman" w:cs="Times New Roman"/>
        </w:rPr>
        <w:t xml:space="preserve">o que permite ao MP3 eliminar as </w:t>
      </w:r>
      <w:r w:rsidR="165104D7" w:rsidRPr="00E67F64">
        <w:rPr>
          <w:rFonts w:ascii="Times New Roman" w:hAnsi="Times New Roman" w:cs="Times New Roman"/>
        </w:rPr>
        <w:t>frequências vizinhas menos significativas.</w:t>
      </w:r>
    </w:p>
    <w:p w14:paraId="25E741AF" w14:textId="1124607F" w:rsidR="165104D7" w:rsidRPr="00B03A65" w:rsidRDefault="165104D7" w:rsidP="00B03A65">
      <w:pPr>
        <w:pStyle w:val="PargrafodaLista"/>
        <w:spacing w:after="0" w:line="360" w:lineRule="auto"/>
        <w:ind w:left="1440"/>
        <w:jc w:val="both"/>
        <w:rPr>
          <w:rFonts w:ascii="Times New Roman" w:hAnsi="Times New Roman" w:cs="Times New Roman"/>
        </w:rPr>
      </w:pPr>
    </w:p>
    <w:p w14:paraId="68798307" w14:textId="761B2065" w:rsidR="165104D7" w:rsidRPr="00B03A65" w:rsidRDefault="165104D7" w:rsidP="00B03A65">
      <w:pPr>
        <w:pStyle w:val="PargrafodaLista"/>
        <w:numPr>
          <w:ilvl w:val="0"/>
          <w:numId w:val="1"/>
        </w:numPr>
        <w:spacing w:after="0" w:line="360" w:lineRule="auto"/>
        <w:jc w:val="both"/>
        <w:rPr>
          <w:rFonts w:ascii="Times New Roman" w:hAnsi="Times New Roman" w:cs="Times New Roman"/>
        </w:rPr>
      </w:pPr>
      <w:r w:rsidRPr="00B03A65">
        <w:rPr>
          <w:rFonts w:ascii="Times New Roman" w:hAnsi="Times New Roman" w:cs="Times New Roman"/>
        </w:rPr>
        <w:t>Imagem (PNG vs JPG)</w:t>
      </w:r>
    </w:p>
    <w:p w14:paraId="1E0C2D2E" w14:textId="23D5D651" w:rsidR="165104D7" w:rsidRPr="00B03A65" w:rsidRDefault="09FA938C" w:rsidP="00B03A65">
      <w:pPr>
        <w:pStyle w:val="PargrafodaLista"/>
        <w:numPr>
          <w:ilvl w:val="1"/>
          <w:numId w:val="1"/>
        </w:numPr>
        <w:spacing w:after="0" w:line="360" w:lineRule="auto"/>
        <w:jc w:val="both"/>
        <w:rPr>
          <w:rFonts w:ascii="Times New Roman" w:hAnsi="Times New Roman" w:cs="Times New Roman"/>
        </w:rPr>
      </w:pPr>
      <w:r w:rsidRPr="00B03A65">
        <w:rPr>
          <w:rFonts w:ascii="Times New Roman" w:hAnsi="Times New Roman" w:cs="Times New Roman"/>
        </w:rPr>
        <w:t>PNG (Lossless): É utilizado em contextos digitais aonde não é desejável haver perda de informação, sendo o formato mais adequado para imagens criadas artificialmente, como logótipos ou ilustrações digitais. Estas imagens requerem este formato já que são menos suscetíveis de serem codificados eficientemente com os algoritmos utilizados para fotografia digital.</w:t>
      </w:r>
    </w:p>
    <w:p w14:paraId="2C6CB422" w14:textId="1107DA11" w:rsidR="09FA938C" w:rsidRPr="00B03A65" w:rsidRDefault="6C002C9D" w:rsidP="00B03A65">
      <w:pPr>
        <w:pStyle w:val="PargrafodaLista"/>
        <w:numPr>
          <w:ilvl w:val="1"/>
          <w:numId w:val="1"/>
        </w:numPr>
        <w:spacing w:after="0" w:line="360" w:lineRule="auto"/>
        <w:jc w:val="both"/>
        <w:rPr>
          <w:rFonts w:ascii="Times New Roman" w:hAnsi="Times New Roman" w:cs="Times New Roman"/>
        </w:rPr>
      </w:pPr>
      <w:r w:rsidRPr="00B03A65">
        <w:rPr>
          <w:rFonts w:ascii="Times New Roman" w:hAnsi="Times New Roman" w:cs="Times New Roman"/>
        </w:rPr>
        <w:t xml:space="preserve">JPG (Lossy): Adequado para contextos onde as perdas são controladas de modo a melhorar a eficiência de codificação. </w:t>
      </w:r>
      <w:r w:rsidR="208FA220" w:rsidRPr="00B03A65">
        <w:rPr>
          <w:rFonts w:ascii="Times New Roman" w:hAnsi="Times New Roman" w:cs="Times New Roman"/>
        </w:rPr>
        <w:t xml:space="preserve">Baseia-se nas limitações da visão humana, que é mais sensível à intensidade da luz (luminância) do que à cor (crominância). O JPG utiliza a transformada DCT (Discrete Cosine Transform) para converter pixéis em frequências, descartando as que são menos percetíveis pelo olho humano. </w:t>
      </w:r>
    </w:p>
    <w:p w14:paraId="7BEE8597" w14:textId="1003929E" w:rsidR="00D4269D" w:rsidRPr="00D4269D" w:rsidRDefault="3A05FCC7" w:rsidP="00D4269D">
      <w:pPr>
        <w:rPr>
          <w:rFonts w:ascii="Times New Roman" w:hAnsi="Times New Roman" w:cs="Times New Roman"/>
          <w:sz w:val="22"/>
          <w:szCs w:val="22"/>
        </w:rPr>
      </w:pPr>
      <w:r w:rsidRPr="1A92087F">
        <w:rPr>
          <w:rFonts w:ascii="Times New Roman" w:hAnsi="Times New Roman" w:cs="Times New Roman"/>
          <w:sz w:val="22"/>
          <w:szCs w:val="22"/>
        </w:rPr>
        <w:t xml:space="preserve">   </w:t>
      </w:r>
    </w:p>
    <w:p w14:paraId="04FABC70" w14:textId="77777777" w:rsidR="00D4269D" w:rsidRDefault="00D4269D" w:rsidP="00D4269D">
      <w:pPr>
        <w:rPr>
          <w:rFonts w:ascii="Times New Roman" w:hAnsi="Times New Roman" w:cs="Times New Roman"/>
        </w:rPr>
      </w:pPr>
    </w:p>
    <w:p w14:paraId="25D64CB3" w14:textId="77777777" w:rsidR="00D4269D" w:rsidRDefault="00D4269D" w:rsidP="00D4269D">
      <w:pPr>
        <w:rPr>
          <w:rFonts w:ascii="Times New Roman" w:hAnsi="Times New Roman" w:cs="Times New Roman"/>
        </w:rPr>
      </w:pPr>
    </w:p>
    <w:p w14:paraId="77E287D5" w14:textId="77777777" w:rsidR="00D4269D" w:rsidRPr="00464887" w:rsidRDefault="00D4269D" w:rsidP="00D4269D">
      <w:pPr>
        <w:rPr>
          <w:rFonts w:ascii="Times New Roman" w:hAnsi="Times New Roman" w:cs="Times New Roman"/>
        </w:rPr>
      </w:pPr>
    </w:p>
    <w:p w14:paraId="447D574E" w14:textId="4DF6ACDF" w:rsidR="208FA220" w:rsidRDefault="208FA220" w:rsidP="208FA220">
      <w:pPr>
        <w:rPr>
          <w:rFonts w:ascii="Times New Roman" w:hAnsi="Times New Roman" w:cs="Times New Roman"/>
          <w:b/>
          <w:bCs/>
        </w:rPr>
      </w:pPr>
    </w:p>
    <w:p w14:paraId="1B726AB3" w14:textId="62828C71" w:rsidR="208FA220" w:rsidRDefault="208FA220" w:rsidP="208FA220">
      <w:pPr>
        <w:rPr>
          <w:rFonts w:ascii="Times New Roman" w:hAnsi="Times New Roman" w:cs="Times New Roman"/>
          <w:b/>
          <w:bCs/>
        </w:rPr>
      </w:pPr>
    </w:p>
    <w:p w14:paraId="6595CD35" w14:textId="12BB5C0B" w:rsidR="208FA220" w:rsidRDefault="208FA220" w:rsidP="208FA220">
      <w:pPr>
        <w:rPr>
          <w:rFonts w:ascii="Times New Roman" w:hAnsi="Times New Roman" w:cs="Times New Roman"/>
          <w:b/>
          <w:bCs/>
        </w:rPr>
      </w:pPr>
    </w:p>
    <w:p w14:paraId="21035CAB" w14:textId="1ECE5AC5" w:rsidR="208FA220" w:rsidRDefault="208FA220" w:rsidP="208FA220">
      <w:pPr>
        <w:rPr>
          <w:rFonts w:ascii="Times New Roman" w:hAnsi="Times New Roman" w:cs="Times New Roman"/>
          <w:b/>
          <w:bCs/>
        </w:rPr>
      </w:pPr>
    </w:p>
    <w:p w14:paraId="583AED53" w14:textId="61E5440E" w:rsidR="208FA220" w:rsidRDefault="208FA220" w:rsidP="208FA220">
      <w:pPr>
        <w:rPr>
          <w:rFonts w:ascii="Times New Roman" w:hAnsi="Times New Roman" w:cs="Times New Roman"/>
          <w:b/>
          <w:bCs/>
        </w:rPr>
      </w:pPr>
    </w:p>
    <w:p w14:paraId="23F2329C" w14:textId="39A0749C" w:rsidR="208FA220" w:rsidRDefault="208FA220" w:rsidP="208FA220">
      <w:pPr>
        <w:rPr>
          <w:rFonts w:ascii="Times New Roman" w:hAnsi="Times New Roman" w:cs="Times New Roman"/>
          <w:b/>
          <w:bCs/>
        </w:rPr>
      </w:pPr>
    </w:p>
    <w:p w14:paraId="5F46C561" w14:textId="21D95D2E" w:rsidR="208FA220" w:rsidRDefault="208FA220" w:rsidP="208FA220">
      <w:pPr>
        <w:rPr>
          <w:rFonts w:ascii="Times New Roman" w:hAnsi="Times New Roman" w:cs="Times New Roman"/>
          <w:b/>
          <w:bCs/>
        </w:rPr>
      </w:pPr>
    </w:p>
    <w:p w14:paraId="21D28394" w14:textId="24E607B3" w:rsidR="208FA220" w:rsidRDefault="208FA220" w:rsidP="208FA220">
      <w:pPr>
        <w:rPr>
          <w:rFonts w:ascii="Times New Roman" w:hAnsi="Times New Roman" w:cs="Times New Roman"/>
          <w:b/>
          <w:bCs/>
        </w:rPr>
      </w:pPr>
    </w:p>
    <w:p w14:paraId="5E2E4636" w14:textId="4EB85406" w:rsidR="208FA220" w:rsidRDefault="208FA220" w:rsidP="208FA220">
      <w:pPr>
        <w:rPr>
          <w:rFonts w:ascii="Times New Roman" w:hAnsi="Times New Roman" w:cs="Times New Roman"/>
          <w:b/>
          <w:bCs/>
        </w:rPr>
      </w:pPr>
    </w:p>
    <w:p w14:paraId="09CA057B" w14:textId="36B72A9C" w:rsidR="00464887" w:rsidRPr="00464887" w:rsidRDefault="00464887" w:rsidP="00464887">
      <w:pPr>
        <w:rPr>
          <w:rFonts w:ascii="Times New Roman" w:hAnsi="Times New Roman" w:cs="Times New Roman"/>
        </w:rPr>
      </w:pPr>
      <w:r w:rsidRPr="00D4269D">
        <w:rPr>
          <w:rFonts w:ascii="Times New Roman" w:hAnsi="Times New Roman" w:cs="Times New Roman"/>
          <w:b/>
          <w:bCs/>
        </w:rPr>
        <w:t>Passo 2:</w:t>
      </w:r>
      <w:r w:rsidRPr="00464887">
        <w:rPr>
          <w:rFonts w:ascii="Times New Roman" w:hAnsi="Times New Roman" w:cs="Times New Roman"/>
        </w:rPr>
        <w:t xml:space="preserve"> Codificação Prática (10 min): Use ferramentas online gratuitas (sem instalação)</w:t>
      </w:r>
      <w:r w:rsidR="001F2DD4">
        <w:rPr>
          <w:rFonts w:ascii="Times New Roman" w:hAnsi="Times New Roman" w:cs="Times New Roman"/>
        </w:rPr>
        <w:t>. Tarefa Atribuída ao Thiago.</w:t>
      </w:r>
    </w:p>
    <w:p w14:paraId="24642194" w14:textId="2C2B138E" w:rsidR="001F2DD4" w:rsidRDefault="00464887" w:rsidP="00464887">
      <w:pPr>
        <w:pStyle w:val="PargrafodaLista"/>
        <w:numPr>
          <w:ilvl w:val="0"/>
          <w:numId w:val="4"/>
        </w:numPr>
        <w:rPr>
          <w:rFonts w:ascii="Times New Roman" w:hAnsi="Times New Roman" w:cs="Times New Roman"/>
        </w:rPr>
      </w:pPr>
      <w:r w:rsidRPr="001F2DD4">
        <w:rPr>
          <w:rFonts w:ascii="Times New Roman" w:hAnsi="Times New Roman" w:cs="Times New Roman"/>
        </w:rPr>
        <w:lastRenderedPageBreak/>
        <w:t>Áudio: https://www.media.io/online-audio-compressor.html ou https://freecompress.com/pt (escolha formato, comprima 50%).</w:t>
      </w:r>
    </w:p>
    <w:p w14:paraId="3068EA75" w14:textId="71C67A28" w:rsidR="00464887" w:rsidRPr="001F2DD4" w:rsidRDefault="00464887" w:rsidP="00464887">
      <w:pPr>
        <w:pStyle w:val="PargrafodaLista"/>
        <w:numPr>
          <w:ilvl w:val="0"/>
          <w:numId w:val="4"/>
        </w:numPr>
        <w:rPr>
          <w:rFonts w:ascii="Times New Roman" w:hAnsi="Times New Roman" w:cs="Times New Roman"/>
        </w:rPr>
      </w:pPr>
      <w:r w:rsidRPr="001F2DD4">
        <w:rPr>
          <w:rFonts w:ascii="Times New Roman" w:hAnsi="Times New Roman" w:cs="Times New Roman"/>
        </w:rPr>
        <w:t>Imagem: https://compressor.io ou https://freecompress.com/pt.</w:t>
      </w:r>
    </w:p>
    <w:p w14:paraId="4B16D684" w14:textId="318CDC5E" w:rsidR="00EF7DA3" w:rsidRDefault="00464887" w:rsidP="00464887">
      <w:pPr>
        <w:rPr>
          <w:rFonts w:ascii="Times New Roman" w:hAnsi="Times New Roman" w:cs="Times New Roman"/>
        </w:rPr>
      </w:pPr>
      <w:r w:rsidRPr="00464887">
        <w:rPr>
          <w:rFonts w:ascii="Times New Roman" w:hAnsi="Times New Roman" w:cs="Times New Roman"/>
        </w:rPr>
        <w:t xml:space="preserve">Carregue </w:t>
      </w:r>
      <w:r w:rsidR="00EF7DA3">
        <w:rPr>
          <w:rFonts w:ascii="Times New Roman" w:hAnsi="Times New Roman" w:cs="Times New Roman"/>
        </w:rPr>
        <w:t xml:space="preserve">o </w:t>
      </w:r>
      <w:r w:rsidRPr="00464887">
        <w:rPr>
          <w:rFonts w:ascii="Times New Roman" w:hAnsi="Times New Roman" w:cs="Times New Roman"/>
        </w:rPr>
        <w:t>ficheiro original e gere versões comprimidas.</w:t>
      </w:r>
    </w:p>
    <w:p w14:paraId="7415E676" w14:textId="5A3BFC11" w:rsidR="00EF7DA3" w:rsidRDefault="00EF7DA3" w:rsidP="00464887">
      <w:pPr>
        <w:rPr>
          <w:rFonts w:ascii="Times New Roman" w:hAnsi="Times New Roman" w:cs="Times New Roman"/>
        </w:rPr>
      </w:pPr>
    </w:p>
    <w:p w14:paraId="400D3C51" w14:textId="65F580D9" w:rsidR="00EA11EA" w:rsidRPr="00EA11EA" w:rsidRDefault="00EA11EA" w:rsidP="00EA11EA">
      <w:pPr>
        <w:rPr>
          <w:rFonts w:ascii="Times New Roman" w:hAnsi="Times New Roman" w:cs="Times New Roman"/>
          <w:b/>
          <w:bCs/>
        </w:rPr>
      </w:pPr>
      <w:r w:rsidRPr="00EA11EA">
        <w:rPr>
          <w:rFonts w:ascii="Times New Roman" w:hAnsi="Times New Roman" w:cs="Times New Roman"/>
          <w:b/>
          <w:bCs/>
        </w:rPr>
        <w:t xml:space="preserve">Ficheiro Original –   </w:t>
      </w:r>
    </w:p>
    <w:p w14:paraId="56CFCC90" w14:textId="77777777" w:rsidR="00EA11EA" w:rsidRPr="0033596C" w:rsidRDefault="00EA11EA" w:rsidP="00EA11EA">
      <w:pPr>
        <w:rPr>
          <w:rFonts w:ascii="Times New Roman" w:hAnsi="Times New Roman" w:cs="Times New Roman"/>
        </w:rPr>
      </w:pPr>
      <w:r w:rsidRPr="0033596C">
        <w:rPr>
          <w:rFonts w:ascii="Times New Roman" w:hAnsi="Times New Roman" w:cs="Times New Roman"/>
        </w:rPr>
        <w:t xml:space="preserve">abstract-whale-png.png ----&gt; PNG ----&gt; 2612 KB </w:t>
      </w:r>
    </w:p>
    <w:p w14:paraId="7CE781AE" w14:textId="77777777" w:rsidR="00EA11EA" w:rsidRPr="0033596C" w:rsidRDefault="00EA11EA" w:rsidP="00EA11EA">
      <w:pPr>
        <w:rPr>
          <w:rFonts w:ascii="Times New Roman" w:hAnsi="Times New Roman" w:cs="Times New Roman"/>
        </w:rPr>
      </w:pPr>
    </w:p>
    <w:p w14:paraId="5866FA74" w14:textId="77777777" w:rsidR="00EA11EA" w:rsidRPr="00EA11EA" w:rsidRDefault="00EA11EA" w:rsidP="00EA11EA">
      <w:pPr>
        <w:rPr>
          <w:rFonts w:ascii="Times New Roman" w:hAnsi="Times New Roman" w:cs="Times New Roman"/>
        </w:rPr>
      </w:pPr>
      <w:r w:rsidRPr="00EA11EA">
        <w:rPr>
          <w:rFonts w:ascii="Times New Roman" w:hAnsi="Times New Roman" w:cs="Times New Roman"/>
        </w:rPr>
        <w:t xml:space="preserve">convertico-graffiti.vibes.jpeg ----&gt; JPEG ----&gt; 328 KB </w:t>
      </w:r>
    </w:p>
    <w:p w14:paraId="01A312EE" w14:textId="77777777" w:rsidR="00EA11EA" w:rsidRPr="00EA11EA" w:rsidRDefault="00EA11EA" w:rsidP="00EA11EA">
      <w:pPr>
        <w:rPr>
          <w:rFonts w:ascii="Times New Roman" w:hAnsi="Times New Roman" w:cs="Times New Roman"/>
        </w:rPr>
      </w:pPr>
    </w:p>
    <w:p w14:paraId="6819DF51" w14:textId="77777777" w:rsidR="00EA11EA" w:rsidRPr="00EA11EA" w:rsidRDefault="00EA11EA" w:rsidP="00EA11EA">
      <w:pPr>
        <w:rPr>
          <w:rFonts w:ascii="Times New Roman" w:hAnsi="Times New Roman" w:cs="Times New Roman"/>
          <w:lang w:val="en-US"/>
        </w:rPr>
      </w:pPr>
      <w:r w:rsidRPr="00EA11EA">
        <w:rPr>
          <w:rFonts w:ascii="Times New Roman" w:hAnsi="Times New Roman" w:cs="Times New Roman"/>
          <w:lang w:val="en-US"/>
        </w:rPr>
        <w:t xml:space="preserve">03Chihiro.mp3 ---&gt; MP3 ----&gt; 11896 KB </w:t>
      </w:r>
    </w:p>
    <w:p w14:paraId="439922BC" w14:textId="77777777" w:rsidR="00EA11EA" w:rsidRPr="00EA11EA" w:rsidRDefault="00EA11EA" w:rsidP="00EA11EA">
      <w:pPr>
        <w:rPr>
          <w:rFonts w:ascii="Times New Roman" w:hAnsi="Times New Roman" w:cs="Times New Roman"/>
          <w:lang w:val="en-US"/>
        </w:rPr>
      </w:pPr>
    </w:p>
    <w:p w14:paraId="64D65259" w14:textId="77777777" w:rsidR="00EA11EA" w:rsidRPr="00EA11EA" w:rsidRDefault="00EA11EA" w:rsidP="00EA11EA">
      <w:pPr>
        <w:rPr>
          <w:rFonts w:ascii="Times New Roman" w:hAnsi="Times New Roman" w:cs="Times New Roman"/>
          <w:lang w:val="en-US"/>
        </w:rPr>
      </w:pPr>
      <w:r w:rsidRPr="00EA11EA">
        <w:rPr>
          <w:rFonts w:ascii="Times New Roman" w:hAnsi="Times New Roman" w:cs="Times New Roman"/>
          <w:lang w:val="en-US"/>
        </w:rPr>
        <w:t xml:space="preserve">03.Chihiro.flack ----&gt; FLACK ----&gt; 28559 KB </w:t>
      </w:r>
    </w:p>
    <w:p w14:paraId="4B77CEF9" w14:textId="06AE7D71" w:rsidR="00EA11EA" w:rsidRPr="00EA11EA" w:rsidRDefault="00EA11EA" w:rsidP="00EA11EA">
      <w:pPr>
        <w:rPr>
          <w:rFonts w:ascii="Times New Roman" w:hAnsi="Times New Roman" w:cs="Times New Roman"/>
          <w:lang w:val="en-US"/>
        </w:rPr>
      </w:pPr>
    </w:p>
    <w:p w14:paraId="006C936E" w14:textId="1832258E" w:rsidR="00EA11EA" w:rsidRPr="00EA11EA" w:rsidRDefault="00EA11EA" w:rsidP="00EA11EA">
      <w:pPr>
        <w:rPr>
          <w:rFonts w:ascii="Times New Roman" w:hAnsi="Times New Roman" w:cs="Times New Roman"/>
          <w:b/>
          <w:bCs/>
        </w:rPr>
      </w:pPr>
      <w:r w:rsidRPr="00EA11EA">
        <w:rPr>
          <w:rFonts w:ascii="Times New Roman" w:hAnsi="Times New Roman" w:cs="Times New Roman"/>
          <w:b/>
          <w:bCs/>
        </w:rPr>
        <w:t xml:space="preserve">Ficheiro de Áudio Comprimido -  </w:t>
      </w:r>
    </w:p>
    <w:p w14:paraId="606097A2" w14:textId="77777777" w:rsidR="00EA11EA" w:rsidRPr="00EA11EA" w:rsidRDefault="00EA11EA" w:rsidP="00EA11EA">
      <w:pPr>
        <w:rPr>
          <w:rFonts w:ascii="Times New Roman" w:hAnsi="Times New Roman" w:cs="Times New Roman"/>
        </w:rPr>
      </w:pPr>
      <w:r w:rsidRPr="00EA11EA">
        <w:rPr>
          <w:rFonts w:ascii="Times New Roman" w:hAnsi="Times New Roman" w:cs="Times New Roman"/>
        </w:rPr>
        <w:t xml:space="preserve">freecompress-03Chihiro.mp3 ----&gt; MP3 ----&gt; 1483 KB (Qualidade 4) </w:t>
      </w:r>
    </w:p>
    <w:p w14:paraId="74A6164A" w14:textId="77777777" w:rsidR="00EA11EA" w:rsidRPr="00EA11EA" w:rsidRDefault="00EA11EA" w:rsidP="00EA11EA">
      <w:pPr>
        <w:rPr>
          <w:rFonts w:ascii="Times New Roman" w:hAnsi="Times New Roman" w:cs="Times New Roman"/>
        </w:rPr>
      </w:pPr>
    </w:p>
    <w:p w14:paraId="0E678FCA" w14:textId="0230A6F0" w:rsidR="00EA11EA" w:rsidRPr="00EA11EA" w:rsidRDefault="00EA11EA" w:rsidP="00EA11EA">
      <w:pPr>
        <w:rPr>
          <w:rFonts w:ascii="Times New Roman" w:hAnsi="Times New Roman" w:cs="Times New Roman"/>
          <w:lang w:val="en-US"/>
        </w:rPr>
      </w:pPr>
      <w:r w:rsidRPr="00EA11EA">
        <w:rPr>
          <w:rFonts w:ascii="Times New Roman" w:hAnsi="Times New Roman" w:cs="Times New Roman"/>
          <w:lang w:val="en-US"/>
        </w:rPr>
        <w:t xml:space="preserve">freecompress-03.Chihiro.flack ----&gt; FLACK ----&gt; 1483 KB (Qualidade 5) </w:t>
      </w:r>
    </w:p>
    <w:p w14:paraId="3603F6F3" w14:textId="77777777" w:rsidR="00EA11EA" w:rsidRPr="00EA11EA" w:rsidRDefault="00EA11EA" w:rsidP="00EA11EA">
      <w:pPr>
        <w:rPr>
          <w:rFonts w:ascii="Times New Roman" w:hAnsi="Times New Roman" w:cs="Times New Roman"/>
          <w:lang w:val="en-US"/>
        </w:rPr>
      </w:pPr>
    </w:p>
    <w:p w14:paraId="2BE9E3EC" w14:textId="1F80E6C2" w:rsidR="00EA11EA" w:rsidRPr="00EA11EA" w:rsidRDefault="00EA11EA" w:rsidP="00EA11EA">
      <w:pPr>
        <w:rPr>
          <w:rFonts w:ascii="Times New Roman" w:hAnsi="Times New Roman" w:cs="Times New Roman"/>
          <w:b/>
          <w:bCs/>
        </w:rPr>
      </w:pPr>
      <w:r w:rsidRPr="00EA11EA">
        <w:rPr>
          <w:rFonts w:ascii="Times New Roman" w:hAnsi="Times New Roman" w:cs="Times New Roman"/>
          <w:b/>
          <w:bCs/>
        </w:rPr>
        <w:t xml:space="preserve">Ficheiro de Imagem Comprimido -  </w:t>
      </w:r>
    </w:p>
    <w:p w14:paraId="2322E797" w14:textId="2F216258" w:rsidR="00EA11EA" w:rsidRPr="00EA11EA" w:rsidRDefault="00EA11EA" w:rsidP="00EA11EA">
      <w:pPr>
        <w:rPr>
          <w:rFonts w:ascii="Times New Roman" w:hAnsi="Times New Roman" w:cs="Times New Roman"/>
        </w:rPr>
      </w:pPr>
      <w:r w:rsidRPr="00EA11EA">
        <w:rPr>
          <w:rFonts w:ascii="Times New Roman" w:hAnsi="Times New Roman" w:cs="Times New Roman"/>
        </w:rPr>
        <w:t xml:space="preserve">freecompress-abstract-whale-png.png ----&gt; PNG ----&gt; 575 KB (Qualidade 5) </w:t>
      </w:r>
    </w:p>
    <w:p w14:paraId="6EB493DC" w14:textId="2EC6877C" w:rsidR="00EA11EA" w:rsidRPr="00EA11EA" w:rsidRDefault="00EA11EA" w:rsidP="00EA11EA">
      <w:pPr>
        <w:rPr>
          <w:rFonts w:ascii="Times New Roman" w:hAnsi="Times New Roman" w:cs="Times New Roman"/>
        </w:rPr>
      </w:pPr>
      <w:r w:rsidRPr="00EA11EA">
        <w:rPr>
          <w:rFonts w:ascii="Times New Roman" w:hAnsi="Times New Roman" w:cs="Times New Roman"/>
        </w:rPr>
        <w:t xml:space="preserve">freecompress-abstract-whale-png.png ----&gt; PNG ----&gt; 9 KB ----&gt; 100% de compressão (Qualidade 5) </w:t>
      </w:r>
    </w:p>
    <w:p w14:paraId="35705121" w14:textId="11487EC2" w:rsidR="00EA11EA" w:rsidRPr="00EA11EA" w:rsidRDefault="00EA11EA" w:rsidP="00EA11EA">
      <w:pPr>
        <w:rPr>
          <w:rFonts w:ascii="Times New Roman" w:hAnsi="Times New Roman" w:cs="Times New Roman"/>
        </w:rPr>
      </w:pPr>
      <w:r w:rsidRPr="00EA11EA">
        <w:rPr>
          <w:rFonts w:ascii="Times New Roman" w:hAnsi="Times New Roman" w:cs="Times New Roman"/>
        </w:rPr>
        <w:t xml:space="preserve">freecompress-convertico-graffiti.vibes.jpeg ----&gt; JPEG ----&gt; 94 KB (Qualidade 5) </w:t>
      </w:r>
    </w:p>
    <w:p w14:paraId="33786D17" w14:textId="30E540D9" w:rsidR="00EF7DA3" w:rsidRDefault="00EA11EA" w:rsidP="00EA11EA">
      <w:pPr>
        <w:rPr>
          <w:rFonts w:ascii="Times New Roman" w:hAnsi="Times New Roman" w:cs="Times New Roman"/>
        </w:rPr>
      </w:pPr>
      <w:r w:rsidRPr="00EA11EA">
        <w:rPr>
          <w:rFonts w:ascii="Times New Roman" w:hAnsi="Times New Roman" w:cs="Times New Roman"/>
        </w:rPr>
        <w:t>freecompress-convertico-graffiti.vibes.jpeg ----&gt; JPEG ----&gt; 8 KB ----&gt; 100% de compressão (Qualidade 2)</w:t>
      </w:r>
    </w:p>
    <w:p w14:paraId="71E9024B" w14:textId="0DEB27DD" w:rsidR="00EF7DA3" w:rsidRPr="00464887" w:rsidRDefault="00EF7DA3" w:rsidP="00C42DDA">
      <w:pPr>
        <w:spacing w:after="0" w:line="360" w:lineRule="auto"/>
        <w:jc w:val="both"/>
        <w:rPr>
          <w:rFonts w:ascii="Times New Roman" w:hAnsi="Times New Roman" w:cs="Times New Roman"/>
        </w:rPr>
      </w:pPr>
    </w:p>
    <w:p w14:paraId="01563DBC" w14:textId="02756EF1" w:rsidR="00464887" w:rsidRPr="00464887" w:rsidRDefault="00464887" w:rsidP="00C42DDA">
      <w:pPr>
        <w:spacing w:after="0" w:line="360" w:lineRule="auto"/>
        <w:jc w:val="both"/>
        <w:rPr>
          <w:rFonts w:ascii="Times New Roman" w:hAnsi="Times New Roman" w:cs="Times New Roman"/>
        </w:rPr>
      </w:pPr>
      <w:r w:rsidRPr="00EF7DA3">
        <w:rPr>
          <w:rFonts w:ascii="Times New Roman" w:hAnsi="Times New Roman" w:cs="Times New Roman"/>
          <w:b/>
          <w:bCs/>
        </w:rPr>
        <w:t>Passo 3:</w:t>
      </w:r>
      <w:r w:rsidRPr="00464887">
        <w:rPr>
          <w:rFonts w:ascii="Times New Roman" w:hAnsi="Times New Roman" w:cs="Times New Roman"/>
        </w:rPr>
        <w:t xml:space="preserve"> Medida de Compressão (5 min): Calcule a taxa</w:t>
      </w:r>
      <w:r w:rsidR="007F2704">
        <w:rPr>
          <w:rFonts w:ascii="Times New Roman" w:hAnsi="Times New Roman" w:cs="Times New Roman"/>
        </w:rPr>
        <w:t>. Tarefa Atribuída ao Luís.</w:t>
      </w:r>
    </w:p>
    <w:p w14:paraId="1288EE1B" w14:textId="7C4FFE86" w:rsidR="00A45DEF" w:rsidRDefault="5DE497E0" w:rsidP="00C42DDA">
      <w:pPr>
        <w:spacing w:after="0" w:line="360" w:lineRule="auto"/>
        <w:jc w:val="both"/>
        <w:rPr>
          <w:rFonts w:ascii="Times New Roman" w:hAnsi="Times New Roman" w:cs="Times New Roman"/>
        </w:rPr>
      </w:pPr>
      <w:r w:rsidRPr="5DE497E0">
        <w:rPr>
          <w:rFonts w:ascii="Times New Roman" w:hAnsi="Times New Roman" w:cs="Times New Roman"/>
        </w:rPr>
        <w:t>Exemplo: 1 MB → 0.4 MB = 2.5:1. Anote tamanhos exatos dos ficheiros.</w:t>
      </w:r>
      <w:ins w:id="0" w:author="Microsoft Word" w:date="2026-04-07T14:45:00Z">
        <w:r w:rsidR="00464887" w:rsidRPr="00464887">
          <w:rPr>
            <w:rFonts w:ascii="Times New Roman" w:hAnsi="Times New Roman" w:cs="Times New Roman"/>
          </w:rPr>
          <w:t xml:space="preserve"> </w:t>
        </w:r>
      </w:ins>
    </w:p>
    <w:p w14:paraId="2FE9516D" w14:textId="00029983" w:rsidR="00C42DDA" w:rsidRPr="00C42DDA" w:rsidRDefault="00433DED" w:rsidP="00C42DDA">
      <w:pPr>
        <w:spacing w:after="0" w:line="360" w:lineRule="auto"/>
        <w:jc w:val="both"/>
        <w:rPr>
          <w:rFonts w:ascii="Times New Roman" w:hAnsi="Times New Roman" w:cs="Times New Roman"/>
        </w:rPr>
      </w:pPr>
      <m:oMathPara>
        <m:oMath>
          <m:r>
            <w:ins w:id="1" w:author="Microsoft Word" w:date="2026-04-07T14:45:00Z" w16du:dateUtc="2026-04-07T13:45:00Z">
              <w:rPr>
                <w:rFonts w:ascii="Cambria Math" w:hAnsi="Cambria Math" w:cs="Times New Roman"/>
              </w:rPr>
              <m:t>Taxa de Compressão=</m:t>
            </w:ins>
          </m:r>
          <m:f>
            <m:fPr>
              <m:ctrlPr>
                <w:ins w:id="2" w:author="Microsoft Word" w:date="2026-04-07T14:45:00Z" w16du:dateUtc="2026-04-07T13:45:00Z">
                  <w:rPr>
                    <w:rFonts w:ascii="Cambria Math" w:hAnsi="Cambria Math" w:cs="Times New Roman"/>
                    <w:i/>
                  </w:rPr>
                </w:ins>
              </m:ctrlPr>
            </m:fPr>
            <m:num>
              <m:r>
                <w:ins w:id="3" w:author="Microsoft Word" w:date="2026-04-07T14:45:00Z" w16du:dateUtc="2026-04-07T13:45:00Z">
                  <w:rPr>
                    <w:rFonts w:ascii="Cambria Math" w:hAnsi="Cambria Math" w:cs="Times New Roman"/>
                  </w:rPr>
                  <m:t>Tamanho Original (MB)</m:t>
                </w:ins>
              </m:r>
            </m:num>
            <m:den>
              <m:r>
                <w:ins w:id="4" w:author="Microsoft Word" w:date="2026-04-07T14:45:00Z" w16du:dateUtc="2026-04-07T13:45:00Z">
                  <w:rPr>
                    <w:rFonts w:ascii="Cambria Math" w:hAnsi="Cambria Math" w:cs="Times New Roman"/>
                  </w:rPr>
                  <m:t>Tamanho Comprimido (MB)</m:t>
                </w:ins>
              </m:r>
            </m:den>
          </m:f>
        </m:oMath>
      </m:oMathPara>
    </w:p>
    <w:p w14:paraId="79BD3CE3" w14:textId="76B160E2" w:rsidR="00C42DDA" w:rsidRPr="00703899" w:rsidRDefault="00C42DDA" w:rsidP="00C42DDA">
      <w:pPr>
        <w:pStyle w:val="PargrafodaLista"/>
        <w:numPr>
          <w:ilvl w:val="0"/>
          <w:numId w:val="8"/>
        </w:numPr>
        <w:spacing w:line="360" w:lineRule="auto"/>
        <w:jc w:val="both"/>
        <w:rPr>
          <w:rFonts w:ascii="Times New Roman" w:hAnsi="Times New Roman" w:cs="Times New Roman"/>
          <w:lang w:val="en-US"/>
        </w:rPr>
      </w:pPr>
      <w:r w:rsidRPr="00703899">
        <w:rPr>
          <w:rFonts w:ascii="Times New Roman" w:hAnsi="Times New Roman" w:cs="Times New Roman"/>
          <w:lang w:val="en-US"/>
        </w:rPr>
        <w:lastRenderedPageBreak/>
        <w:t xml:space="preserve">PNG: 2612 KB / 575 KB ⁓ 4.54:1 </w:t>
      </w:r>
    </w:p>
    <w:p w14:paraId="61D92C18" w14:textId="77CD73DE" w:rsidR="00C42DDA" w:rsidRPr="00703899" w:rsidRDefault="00C42DDA" w:rsidP="00C42DDA">
      <w:pPr>
        <w:pStyle w:val="PargrafodaLista"/>
        <w:numPr>
          <w:ilvl w:val="0"/>
          <w:numId w:val="8"/>
        </w:numPr>
        <w:spacing w:line="360" w:lineRule="auto"/>
        <w:jc w:val="both"/>
        <w:rPr>
          <w:rFonts w:ascii="Times New Roman" w:hAnsi="Times New Roman" w:cs="Times New Roman"/>
          <w:lang w:val="en-US"/>
        </w:rPr>
      </w:pPr>
      <w:r w:rsidRPr="00703899">
        <w:rPr>
          <w:rFonts w:ascii="Times New Roman" w:hAnsi="Times New Roman" w:cs="Times New Roman"/>
          <w:lang w:val="en-US"/>
        </w:rPr>
        <w:t xml:space="preserve">JPEG: 328 KB / 94 KB ⁓  3.49:1 </w:t>
      </w:r>
    </w:p>
    <w:p w14:paraId="4FD598CD" w14:textId="7E6CD97E" w:rsidR="00C42DDA" w:rsidRPr="00703899" w:rsidRDefault="00C42DDA" w:rsidP="00C42DDA">
      <w:pPr>
        <w:pStyle w:val="PargrafodaLista"/>
        <w:numPr>
          <w:ilvl w:val="0"/>
          <w:numId w:val="8"/>
        </w:numPr>
        <w:spacing w:line="360" w:lineRule="auto"/>
        <w:jc w:val="both"/>
        <w:rPr>
          <w:rFonts w:ascii="Times New Roman" w:hAnsi="Times New Roman" w:cs="Times New Roman"/>
        </w:rPr>
      </w:pPr>
      <w:r w:rsidRPr="00703899">
        <w:rPr>
          <w:rFonts w:ascii="Times New Roman" w:hAnsi="Times New Roman" w:cs="Times New Roman"/>
        </w:rPr>
        <w:t xml:space="preserve">MP3: 11896 KB / 1483 KB </w:t>
      </w:r>
      <w:r w:rsidRPr="00703899">
        <w:rPr>
          <w:rFonts w:ascii="Times New Roman" w:hAnsi="Times New Roman" w:cs="Times New Roman"/>
          <w:lang w:val="en-US"/>
        </w:rPr>
        <w:t xml:space="preserve">⁓ </w:t>
      </w:r>
      <w:r w:rsidRPr="00703899">
        <w:rPr>
          <w:rFonts w:ascii="Times New Roman" w:hAnsi="Times New Roman" w:cs="Times New Roman"/>
        </w:rPr>
        <w:t xml:space="preserve"> 8.02:1 </w:t>
      </w:r>
    </w:p>
    <w:p w14:paraId="7EC34C96" w14:textId="68D19085" w:rsidR="003B5E66" w:rsidRPr="00703899" w:rsidRDefault="00C42DDA" w:rsidP="00C42DDA">
      <w:pPr>
        <w:pStyle w:val="PargrafodaLista"/>
        <w:numPr>
          <w:ilvl w:val="0"/>
          <w:numId w:val="8"/>
        </w:numPr>
        <w:spacing w:line="360" w:lineRule="auto"/>
        <w:jc w:val="both"/>
        <w:rPr>
          <w:rFonts w:ascii="Times New Roman" w:hAnsi="Times New Roman" w:cs="Times New Roman"/>
        </w:rPr>
      </w:pPr>
      <w:r w:rsidRPr="00703899">
        <w:rPr>
          <w:rFonts w:ascii="Times New Roman" w:hAnsi="Times New Roman" w:cs="Times New Roman"/>
        </w:rPr>
        <w:t xml:space="preserve">FLAC: 28559 KB / 1483 KB ⁓  19.26:1 </w:t>
      </w:r>
    </w:p>
    <w:p w14:paraId="48F577A6" w14:textId="1939F1BF" w:rsidR="00703899" w:rsidRDefault="00703899" w:rsidP="00C42DDA">
      <w:pPr>
        <w:pStyle w:val="PargrafodaLista"/>
        <w:numPr>
          <w:ilvl w:val="0"/>
          <w:numId w:val="8"/>
        </w:numPr>
        <w:spacing w:line="360" w:lineRule="auto"/>
        <w:jc w:val="both"/>
        <w:rPr>
          <w:rFonts w:ascii="Times New Roman" w:hAnsi="Times New Roman" w:cs="Times New Roman"/>
        </w:rPr>
      </w:pPr>
      <w:r w:rsidRPr="00703899">
        <w:rPr>
          <w:rFonts w:ascii="Times New Roman" w:hAnsi="Times New Roman" w:cs="Times New Roman"/>
        </w:rPr>
        <w:t xml:space="preserve">PNG (100%): </w:t>
      </w:r>
      <w:r>
        <w:rPr>
          <w:rFonts w:ascii="Times New Roman" w:hAnsi="Times New Roman" w:cs="Times New Roman"/>
        </w:rPr>
        <w:t>2</w:t>
      </w:r>
      <w:r>
        <w:rPr>
          <w:rFonts w:ascii="Times New Roman" w:hAnsi="Times New Roman" w:cs="Times New Roman"/>
        </w:rPr>
        <w:t xml:space="preserve">612 KB/ 9kB  </w:t>
      </w:r>
      <w:r w:rsidRPr="00703899">
        <w:rPr>
          <w:rFonts w:ascii="Times New Roman" w:hAnsi="Times New Roman" w:cs="Times New Roman"/>
        </w:rPr>
        <w:t>⁓</w:t>
      </w:r>
      <w:r>
        <w:rPr>
          <w:rFonts w:ascii="Times New Roman" w:hAnsi="Times New Roman" w:cs="Times New Roman"/>
        </w:rPr>
        <w:t xml:space="preserve"> 290:1</w:t>
      </w:r>
    </w:p>
    <w:p w14:paraId="5CAF95ED" w14:textId="7ECDDCF1" w:rsidR="00703899" w:rsidRPr="00703899" w:rsidRDefault="00703899" w:rsidP="00703899">
      <w:pPr>
        <w:pStyle w:val="PargrafodaLista"/>
        <w:numPr>
          <w:ilvl w:val="0"/>
          <w:numId w:val="8"/>
        </w:numPr>
        <w:spacing w:line="360" w:lineRule="auto"/>
        <w:jc w:val="both"/>
        <w:rPr>
          <w:rFonts w:ascii="Times New Roman" w:hAnsi="Times New Roman" w:cs="Times New Roman"/>
          <w:lang w:val="en-US"/>
        </w:rPr>
      </w:pPr>
      <w:r w:rsidRPr="00703899">
        <w:rPr>
          <w:rFonts w:ascii="Times New Roman" w:hAnsi="Times New Roman" w:cs="Times New Roman"/>
          <w:lang w:val="en-US"/>
        </w:rPr>
        <w:t>JPEG</w:t>
      </w:r>
      <w:r>
        <w:rPr>
          <w:rFonts w:ascii="Times New Roman" w:hAnsi="Times New Roman" w:cs="Times New Roman"/>
          <w:lang w:val="en-US"/>
        </w:rPr>
        <w:t>(100%)</w:t>
      </w:r>
      <w:r w:rsidRPr="00703899">
        <w:rPr>
          <w:rFonts w:ascii="Times New Roman" w:hAnsi="Times New Roman" w:cs="Times New Roman"/>
          <w:lang w:val="en-US"/>
        </w:rPr>
        <w:t xml:space="preserve">: 328 KB / </w:t>
      </w:r>
      <w:r>
        <w:rPr>
          <w:rFonts w:ascii="Times New Roman" w:hAnsi="Times New Roman" w:cs="Times New Roman"/>
          <w:lang w:val="en-US"/>
        </w:rPr>
        <w:t>8</w:t>
      </w:r>
      <w:r w:rsidRPr="00703899">
        <w:rPr>
          <w:rFonts w:ascii="Times New Roman" w:hAnsi="Times New Roman" w:cs="Times New Roman"/>
          <w:lang w:val="en-US"/>
        </w:rPr>
        <w:t xml:space="preserve"> KB ⁓  </w:t>
      </w:r>
      <w:r>
        <w:rPr>
          <w:rFonts w:ascii="Times New Roman" w:hAnsi="Times New Roman" w:cs="Times New Roman"/>
          <w:lang w:val="en-US"/>
        </w:rPr>
        <w:t>41.1</w:t>
      </w:r>
      <w:r w:rsidRPr="00703899">
        <w:rPr>
          <w:rFonts w:ascii="Times New Roman" w:hAnsi="Times New Roman" w:cs="Times New Roman"/>
          <w:lang w:val="en-US"/>
        </w:rPr>
        <w:t xml:space="preserve">:1 </w:t>
      </w:r>
    </w:p>
    <w:p w14:paraId="004F0CE2" w14:textId="77777777" w:rsidR="00703899" w:rsidRPr="00703899" w:rsidRDefault="00703899" w:rsidP="00703899">
      <w:pPr>
        <w:pStyle w:val="PargrafodaLista"/>
        <w:spacing w:line="360" w:lineRule="auto"/>
        <w:jc w:val="both"/>
        <w:rPr>
          <w:rFonts w:ascii="Times New Roman" w:hAnsi="Times New Roman" w:cs="Times New Roman"/>
        </w:rPr>
      </w:pPr>
    </w:p>
    <w:p w14:paraId="6F2FEE3A" w14:textId="356D2A54" w:rsidR="00464887" w:rsidRPr="00464887" w:rsidRDefault="00464887" w:rsidP="00C42DDA">
      <w:pPr>
        <w:spacing w:line="360" w:lineRule="auto"/>
        <w:jc w:val="both"/>
        <w:rPr>
          <w:rFonts w:ascii="Times New Roman" w:hAnsi="Times New Roman" w:cs="Times New Roman"/>
        </w:rPr>
      </w:pPr>
      <w:r w:rsidRPr="00433DED">
        <w:rPr>
          <w:rFonts w:ascii="Times New Roman" w:hAnsi="Times New Roman" w:cs="Times New Roman"/>
          <w:b/>
          <w:bCs/>
        </w:rPr>
        <w:t>Passo 4:</w:t>
      </w:r>
      <w:r w:rsidRPr="00464887">
        <w:rPr>
          <w:rFonts w:ascii="Times New Roman" w:hAnsi="Times New Roman" w:cs="Times New Roman"/>
        </w:rPr>
        <w:t xml:space="preserve"> Avaliação de Qualidade (10 min): Compare o ficheiro original vs o ficheiro comprimido</w:t>
      </w:r>
      <w:r w:rsidR="00433DED">
        <w:rPr>
          <w:rFonts w:ascii="Times New Roman" w:hAnsi="Times New Roman" w:cs="Times New Roman"/>
        </w:rPr>
        <w:t>.</w:t>
      </w:r>
      <w:r w:rsidR="00433DED" w:rsidRPr="00433DED">
        <w:rPr>
          <w:rFonts w:ascii="Times New Roman" w:hAnsi="Times New Roman" w:cs="Times New Roman"/>
        </w:rPr>
        <w:t xml:space="preserve"> </w:t>
      </w:r>
      <w:r w:rsidR="00433DED">
        <w:rPr>
          <w:rFonts w:ascii="Times New Roman" w:hAnsi="Times New Roman" w:cs="Times New Roman"/>
        </w:rPr>
        <w:t>Tarefa Atribuída ao Bernardo.</w:t>
      </w:r>
    </w:p>
    <w:p w14:paraId="170FD468" w14:textId="77777777" w:rsidR="00433DED" w:rsidRDefault="00464887" w:rsidP="00C42DDA">
      <w:pPr>
        <w:pStyle w:val="PargrafodaLista"/>
        <w:numPr>
          <w:ilvl w:val="0"/>
          <w:numId w:val="6"/>
        </w:numPr>
        <w:spacing w:line="360" w:lineRule="auto"/>
        <w:jc w:val="both"/>
        <w:rPr>
          <w:rFonts w:ascii="Times New Roman" w:hAnsi="Times New Roman" w:cs="Times New Roman"/>
        </w:rPr>
      </w:pPr>
      <w:r w:rsidRPr="00433DED">
        <w:rPr>
          <w:rFonts w:ascii="Times New Roman" w:hAnsi="Times New Roman" w:cs="Times New Roman"/>
        </w:rPr>
        <w:t>Áudio: Ouça diferenças (artefactos, masking, etc.).</w:t>
      </w:r>
    </w:p>
    <w:p w14:paraId="698591F8" w14:textId="29A0C0C3" w:rsidR="00464887" w:rsidRPr="00433DED" w:rsidRDefault="00464887" w:rsidP="00C42DDA">
      <w:pPr>
        <w:pStyle w:val="PargrafodaLista"/>
        <w:numPr>
          <w:ilvl w:val="0"/>
          <w:numId w:val="6"/>
        </w:numPr>
        <w:spacing w:line="360" w:lineRule="auto"/>
        <w:jc w:val="both"/>
        <w:rPr>
          <w:rFonts w:ascii="Times New Roman" w:hAnsi="Times New Roman" w:cs="Times New Roman"/>
        </w:rPr>
      </w:pPr>
      <w:r w:rsidRPr="00433DED">
        <w:rPr>
          <w:rFonts w:ascii="Times New Roman" w:hAnsi="Times New Roman" w:cs="Times New Roman"/>
        </w:rPr>
        <w:t>Imagem: Observe perdas (blocos, cores, etc.).</w:t>
      </w:r>
    </w:p>
    <w:p w14:paraId="443DD4D3" w14:textId="58D55E59" w:rsidR="00464887" w:rsidRPr="00464887" w:rsidRDefault="00464887" w:rsidP="00C42DDA">
      <w:pPr>
        <w:spacing w:line="360" w:lineRule="auto"/>
        <w:jc w:val="both"/>
        <w:rPr>
          <w:rFonts w:ascii="Times New Roman" w:hAnsi="Times New Roman" w:cs="Times New Roman"/>
        </w:rPr>
      </w:pPr>
      <w:r w:rsidRPr="00464887">
        <w:rPr>
          <w:rFonts w:ascii="Times New Roman" w:hAnsi="Times New Roman" w:cs="Times New Roman"/>
        </w:rPr>
        <w:t>Pontue de 1 (pior) a 5 (indistinguível/imperceptível) e preencha a tabela.</w:t>
      </w:r>
    </w:p>
    <w:tbl>
      <w:tblPr>
        <w:tblStyle w:val="TabelacomGrelha"/>
        <w:tblW w:w="10906" w:type="dxa"/>
        <w:tblInd w:w="-1205" w:type="dxa"/>
        <w:tblLook w:val="04A0" w:firstRow="1" w:lastRow="0" w:firstColumn="1" w:lastColumn="0" w:noHBand="0" w:noVBand="1"/>
      </w:tblPr>
      <w:tblGrid>
        <w:gridCol w:w="1817"/>
        <w:gridCol w:w="1817"/>
        <w:gridCol w:w="1818"/>
        <w:gridCol w:w="1818"/>
        <w:gridCol w:w="1818"/>
        <w:gridCol w:w="1818"/>
      </w:tblGrid>
      <w:tr w:rsidR="00344B6A" w14:paraId="333C1383" w14:textId="77777777" w:rsidTr="00F33236">
        <w:trPr>
          <w:trHeight w:val="1029"/>
        </w:trPr>
        <w:tc>
          <w:tcPr>
            <w:tcW w:w="1817" w:type="dxa"/>
          </w:tcPr>
          <w:p w14:paraId="693DF9D1" w14:textId="411914F5" w:rsidR="00F33236" w:rsidRDefault="00F33236" w:rsidP="00F33236">
            <w:pPr>
              <w:jc w:val="center"/>
              <w:rPr>
                <w:rFonts w:ascii="Times New Roman" w:hAnsi="Times New Roman" w:cs="Times New Roman"/>
              </w:rPr>
            </w:pPr>
            <w:r>
              <w:rPr>
                <w:rFonts w:ascii="Times New Roman" w:hAnsi="Times New Roman" w:cs="Times New Roman"/>
              </w:rPr>
              <w:t>Codec</w:t>
            </w:r>
          </w:p>
        </w:tc>
        <w:tc>
          <w:tcPr>
            <w:tcW w:w="1817" w:type="dxa"/>
          </w:tcPr>
          <w:p w14:paraId="09A5C5EF" w14:textId="6C7C55FE" w:rsidR="00F33236" w:rsidRDefault="00F33236" w:rsidP="00F33236">
            <w:pPr>
              <w:jc w:val="center"/>
              <w:rPr>
                <w:rFonts w:ascii="Times New Roman" w:hAnsi="Times New Roman" w:cs="Times New Roman"/>
              </w:rPr>
            </w:pPr>
            <w:r>
              <w:rPr>
                <w:rFonts w:ascii="Times New Roman" w:hAnsi="Times New Roman" w:cs="Times New Roman"/>
              </w:rPr>
              <w:t>Tipo</w:t>
            </w:r>
          </w:p>
        </w:tc>
        <w:tc>
          <w:tcPr>
            <w:tcW w:w="1818" w:type="dxa"/>
          </w:tcPr>
          <w:p w14:paraId="37A71C32" w14:textId="32091D2C" w:rsidR="00F33236" w:rsidRDefault="00F33236" w:rsidP="00F33236">
            <w:pPr>
              <w:jc w:val="center"/>
              <w:rPr>
                <w:rFonts w:ascii="Times New Roman" w:hAnsi="Times New Roman" w:cs="Times New Roman"/>
              </w:rPr>
            </w:pPr>
            <w:r>
              <w:rPr>
                <w:rFonts w:ascii="Times New Roman" w:hAnsi="Times New Roman" w:cs="Times New Roman"/>
              </w:rPr>
              <w:t>Tamanho Orig. (MB)</w:t>
            </w:r>
          </w:p>
        </w:tc>
        <w:tc>
          <w:tcPr>
            <w:tcW w:w="1818" w:type="dxa"/>
          </w:tcPr>
          <w:p w14:paraId="20F170C0" w14:textId="6ADC1EED" w:rsidR="00F33236" w:rsidRDefault="00F33236" w:rsidP="00F33236">
            <w:pPr>
              <w:jc w:val="center"/>
              <w:rPr>
                <w:rFonts w:ascii="Times New Roman" w:hAnsi="Times New Roman" w:cs="Times New Roman"/>
              </w:rPr>
            </w:pPr>
            <w:r>
              <w:rPr>
                <w:rFonts w:ascii="Times New Roman" w:hAnsi="Times New Roman" w:cs="Times New Roman"/>
              </w:rPr>
              <w:t>Tamanho Comp. (MB)</w:t>
            </w:r>
          </w:p>
        </w:tc>
        <w:tc>
          <w:tcPr>
            <w:tcW w:w="1818" w:type="dxa"/>
          </w:tcPr>
          <w:p w14:paraId="697F2D45" w14:textId="43449DC0" w:rsidR="00F33236" w:rsidRDefault="00F33236" w:rsidP="00F33236">
            <w:pPr>
              <w:jc w:val="center"/>
              <w:rPr>
                <w:rFonts w:ascii="Times New Roman" w:hAnsi="Times New Roman" w:cs="Times New Roman"/>
              </w:rPr>
            </w:pPr>
            <w:r>
              <w:rPr>
                <w:rFonts w:ascii="Times New Roman" w:hAnsi="Times New Roman" w:cs="Times New Roman"/>
              </w:rPr>
              <w:t>Taxa</w:t>
            </w:r>
          </w:p>
        </w:tc>
        <w:tc>
          <w:tcPr>
            <w:tcW w:w="1818" w:type="dxa"/>
          </w:tcPr>
          <w:p w14:paraId="4EF8A0C2" w14:textId="43887DCC" w:rsidR="00F33236" w:rsidRDefault="00356398" w:rsidP="00F33236">
            <w:pPr>
              <w:jc w:val="center"/>
              <w:rPr>
                <w:rFonts w:ascii="Times New Roman" w:hAnsi="Times New Roman" w:cs="Times New Roman"/>
              </w:rPr>
            </w:pPr>
            <w:r>
              <w:rPr>
                <w:rFonts w:ascii="Times New Roman" w:hAnsi="Times New Roman" w:cs="Times New Roman"/>
              </w:rPr>
              <w:t>Qualidade</w:t>
            </w:r>
            <w:r w:rsidR="00F33236">
              <w:rPr>
                <w:rFonts w:ascii="Times New Roman" w:hAnsi="Times New Roman" w:cs="Times New Roman"/>
              </w:rPr>
              <w:t xml:space="preserve"> (1-5)</w:t>
            </w:r>
          </w:p>
        </w:tc>
      </w:tr>
      <w:tr w:rsidR="00344B6A" w14:paraId="4B5171B5" w14:textId="77777777" w:rsidTr="00F33236">
        <w:trPr>
          <w:trHeight w:val="343"/>
        </w:trPr>
        <w:tc>
          <w:tcPr>
            <w:tcW w:w="1817" w:type="dxa"/>
          </w:tcPr>
          <w:p w14:paraId="22C544AF" w14:textId="18ED87F5" w:rsidR="00F33236" w:rsidRDefault="00F33236" w:rsidP="00F33236">
            <w:pPr>
              <w:jc w:val="center"/>
              <w:rPr>
                <w:rFonts w:ascii="Times New Roman" w:hAnsi="Times New Roman" w:cs="Times New Roman"/>
              </w:rPr>
            </w:pPr>
            <w:r>
              <w:rPr>
                <w:rFonts w:ascii="Times New Roman" w:hAnsi="Times New Roman" w:cs="Times New Roman"/>
              </w:rPr>
              <w:t>FLAC</w:t>
            </w:r>
          </w:p>
        </w:tc>
        <w:tc>
          <w:tcPr>
            <w:tcW w:w="1817" w:type="dxa"/>
          </w:tcPr>
          <w:p w14:paraId="04E8BAFB" w14:textId="4D9D5099" w:rsidR="00F33236" w:rsidRDefault="00F33236" w:rsidP="00F33236">
            <w:pPr>
              <w:jc w:val="center"/>
              <w:rPr>
                <w:rFonts w:ascii="Times New Roman" w:hAnsi="Times New Roman" w:cs="Times New Roman"/>
              </w:rPr>
            </w:pPr>
            <w:r>
              <w:rPr>
                <w:rFonts w:ascii="Times New Roman" w:hAnsi="Times New Roman" w:cs="Times New Roman"/>
              </w:rPr>
              <w:t>Lossless</w:t>
            </w:r>
          </w:p>
        </w:tc>
        <w:tc>
          <w:tcPr>
            <w:tcW w:w="1818" w:type="dxa"/>
          </w:tcPr>
          <w:p w14:paraId="6F59D4A5" w14:textId="374F24A6" w:rsidR="00F33236" w:rsidRDefault="00C42DDA" w:rsidP="00F33236">
            <w:pPr>
              <w:jc w:val="center"/>
              <w:rPr>
                <w:rFonts w:ascii="Times New Roman" w:hAnsi="Times New Roman" w:cs="Times New Roman"/>
              </w:rPr>
            </w:pPr>
            <w:r>
              <w:rPr>
                <w:rFonts w:ascii="Times New Roman" w:hAnsi="Times New Roman" w:cs="Times New Roman"/>
              </w:rPr>
              <w:t>27.89</w:t>
            </w:r>
          </w:p>
        </w:tc>
        <w:tc>
          <w:tcPr>
            <w:tcW w:w="1818" w:type="dxa"/>
          </w:tcPr>
          <w:p w14:paraId="643FB740" w14:textId="2E1AF1DC" w:rsidR="00F33236" w:rsidRDefault="00C42DDA" w:rsidP="00F33236">
            <w:pPr>
              <w:jc w:val="center"/>
              <w:rPr>
                <w:rFonts w:ascii="Times New Roman" w:hAnsi="Times New Roman" w:cs="Times New Roman"/>
              </w:rPr>
            </w:pPr>
            <w:r>
              <w:rPr>
                <w:rFonts w:ascii="Times New Roman" w:hAnsi="Times New Roman" w:cs="Times New Roman"/>
              </w:rPr>
              <w:t>1.45</w:t>
            </w:r>
          </w:p>
        </w:tc>
        <w:tc>
          <w:tcPr>
            <w:tcW w:w="1818" w:type="dxa"/>
          </w:tcPr>
          <w:p w14:paraId="7B65EF15" w14:textId="3361EEB6" w:rsidR="00F33236" w:rsidRDefault="00C42DDA" w:rsidP="00F33236">
            <w:pPr>
              <w:jc w:val="center"/>
              <w:rPr>
                <w:rFonts w:ascii="Times New Roman" w:hAnsi="Times New Roman" w:cs="Times New Roman"/>
              </w:rPr>
            </w:pPr>
            <w:r>
              <w:rPr>
                <w:rFonts w:ascii="Times New Roman" w:hAnsi="Times New Roman" w:cs="Times New Roman"/>
              </w:rPr>
              <w:t>1</w:t>
            </w:r>
            <w:r w:rsidR="0033596C">
              <w:rPr>
                <w:rFonts w:ascii="Times New Roman" w:hAnsi="Times New Roman" w:cs="Times New Roman"/>
              </w:rPr>
              <w:t>9</w:t>
            </w:r>
            <w:r>
              <w:rPr>
                <w:rFonts w:ascii="Times New Roman" w:hAnsi="Times New Roman" w:cs="Times New Roman"/>
              </w:rPr>
              <w:t>.26:1</w:t>
            </w:r>
          </w:p>
        </w:tc>
        <w:tc>
          <w:tcPr>
            <w:tcW w:w="1818" w:type="dxa"/>
          </w:tcPr>
          <w:p w14:paraId="1091FADC" w14:textId="03252990" w:rsidR="00F33236" w:rsidRDefault="00C42DDA" w:rsidP="00F33236">
            <w:pPr>
              <w:jc w:val="center"/>
              <w:rPr>
                <w:rFonts w:ascii="Times New Roman" w:hAnsi="Times New Roman" w:cs="Times New Roman"/>
              </w:rPr>
            </w:pPr>
            <w:r>
              <w:rPr>
                <w:rFonts w:ascii="Times New Roman" w:hAnsi="Times New Roman" w:cs="Times New Roman"/>
              </w:rPr>
              <w:t>5</w:t>
            </w:r>
          </w:p>
        </w:tc>
      </w:tr>
      <w:tr w:rsidR="003B5E66" w14:paraId="3A790F1E" w14:textId="77777777" w:rsidTr="00F33236">
        <w:trPr>
          <w:trHeight w:val="343"/>
        </w:trPr>
        <w:tc>
          <w:tcPr>
            <w:tcW w:w="1817" w:type="dxa"/>
          </w:tcPr>
          <w:p w14:paraId="3C52F714" w14:textId="5C7F7F5A" w:rsidR="003B5E66" w:rsidRDefault="003B5E66" w:rsidP="00F33236">
            <w:pPr>
              <w:jc w:val="center"/>
              <w:rPr>
                <w:rFonts w:ascii="Times New Roman" w:hAnsi="Times New Roman" w:cs="Times New Roman"/>
              </w:rPr>
            </w:pPr>
            <w:r>
              <w:rPr>
                <w:rFonts w:ascii="Times New Roman" w:hAnsi="Times New Roman" w:cs="Times New Roman"/>
              </w:rPr>
              <w:t>PNG</w:t>
            </w:r>
          </w:p>
        </w:tc>
        <w:tc>
          <w:tcPr>
            <w:tcW w:w="1817" w:type="dxa"/>
          </w:tcPr>
          <w:p w14:paraId="55DD8B43" w14:textId="35738C29" w:rsidR="003B5E66" w:rsidRDefault="003B5E66" w:rsidP="00F33236">
            <w:pPr>
              <w:jc w:val="center"/>
              <w:rPr>
                <w:rFonts w:ascii="Times New Roman" w:hAnsi="Times New Roman" w:cs="Times New Roman"/>
              </w:rPr>
            </w:pPr>
            <w:r>
              <w:rPr>
                <w:rFonts w:ascii="Times New Roman" w:hAnsi="Times New Roman" w:cs="Times New Roman"/>
              </w:rPr>
              <w:t>Lossless</w:t>
            </w:r>
          </w:p>
        </w:tc>
        <w:tc>
          <w:tcPr>
            <w:tcW w:w="1818" w:type="dxa"/>
          </w:tcPr>
          <w:p w14:paraId="2F3470BE" w14:textId="0D90D35C" w:rsidR="003B5E66" w:rsidRDefault="00C42DDA" w:rsidP="00F33236">
            <w:pPr>
              <w:jc w:val="center"/>
              <w:rPr>
                <w:rFonts w:ascii="Times New Roman" w:hAnsi="Times New Roman" w:cs="Times New Roman"/>
              </w:rPr>
            </w:pPr>
            <w:r>
              <w:rPr>
                <w:rFonts w:ascii="Times New Roman" w:hAnsi="Times New Roman" w:cs="Times New Roman"/>
              </w:rPr>
              <w:t>2.55</w:t>
            </w:r>
          </w:p>
        </w:tc>
        <w:tc>
          <w:tcPr>
            <w:tcW w:w="1818" w:type="dxa"/>
          </w:tcPr>
          <w:p w14:paraId="09D5F5FA" w14:textId="4FEF1B34" w:rsidR="003B5E66" w:rsidRDefault="00C42DDA" w:rsidP="00F33236">
            <w:pPr>
              <w:jc w:val="center"/>
              <w:rPr>
                <w:rFonts w:ascii="Times New Roman" w:hAnsi="Times New Roman" w:cs="Times New Roman"/>
              </w:rPr>
            </w:pPr>
            <w:r>
              <w:rPr>
                <w:rFonts w:ascii="Times New Roman" w:hAnsi="Times New Roman" w:cs="Times New Roman"/>
              </w:rPr>
              <w:t>0.56</w:t>
            </w:r>
          </w:p>
        </w:tc>
        <w:tc>
          <w:tcPr>
            <w:tcW w:w="1818" w:type="dxa"/>
          </w:tcPr>
          <w:p w14:paraId="704A4033" w14:textId="0FDD3B25" w:rsidR="003B5E66" w:rsidRDefault="00C42DDA" w:rsidP="00F33236">
            <w:pPr>
              <w:jc w:val="center"/>
              <w:rPr>
                <w:rFonts w:ascii="Times New Roman" w:hAnsi="Times New Roman" w:cs="Times New Roman"/>
              </w:rPr>
            </w:pPr>
            <w:r>
              <w:rPr>
                <w:rFonts w:ascii="Times New Roman" w:hAnsi="Times New Roman" w:cs="Times New Roman"/>
              </w:rPr>
              <w:t>4.54:1</w:t>
            </w:r>
          </w:p>
        </w:tc>
        <w:tc>
          <w:tcPr>
            <w:tcW w:w="1818" w:type="dxa"/>
          </w:tcPr>
          <w:p w14:paraId="6B8DD032" w14:textId="2639AE20" w:rsidR="003B5E66" w:rsidRDefault="00BE538F" w:rsidP="00F33236">
            <w:pPr>
              <w:jc w:val="center"/>
              <w:rPr>
                <w:rFonts w:ascii="Times New Roman" w:hAnsi="Times New Roman" w:cs="Times New Roman"/>
              </w:rPr>
            </w:pPr>
            <w:r>
              <w:rPr>
                <w:rFonts w:ascii="Times New Roman" w:hAnsi="Times New Roman" w:cs="Times New Roman"/>
              </w:rPr>
              <w:t>5</w:t>
            </w:r>
          </w:p>
        </w:tc>
      </w:tr>
      <w:tr w:rsidR="003B5E66" w14:paraId="41B05F7C" w14:textId="77777777" w:rsidTr="00F33236">
        <w:trPr>
          <w:trHeight w:val="343"/>
        </w:trPr>
        <w:tc>
          <w:tcPr>
            <w:tcW w:w="1817" w:type="dxa"/>
          </w:tcPr>
          <w:p w14:paraId="19688854" w14:textId="21A3FDC5" w:rsidR="003B5E66" w:rsidRDefault="003B5E66" w:rsidP="00F33236">
            <w:pPr>
              <w:jc w:val="center"/>
              <w:rPr>
                <w:rFonts w:ascii="Times New Roman" w:hAnsi="Times New Roman" w:cs="Times New Roman"/>
              </w:rPr>
            </w:pPr>
            <w:r>
              <w:rPr>
                <w:rFonts w:ascii="Times New Roman" w:hAnsi="Times New Roman" w:cs="Times New Roman"/>
              </w:rPr>
              <w:t>MP3</w:t>
            </w:r>
          </w:p>
        </w:tc>
        <w:tc>
          <w:tcPr>
            <w:tcW w:w="1817" w:type="dxa"/>
          </w:tcPr>
          <w:p w14:paraId="5A42ADB8" w14:textId="35A54E09" w:rsidR="003B5E66" w:rsidRDefault="003B5E66" w:rsidP="00F33236">
            <w:pPr>
              <w:jc w:val="center"/>
              <w:rPr>
                <w:rFonts w:ascii="Times New Roman" w:hAnsi="Times New Roman" w:cs="Times New Roman"/>
              </w:rPr>
            </w:pPr>
            <w:r>
              <w:rPr>
                <w:rFonts w:ascii="Times New Roman" w:hAnsi="Times New Roman" w:cs="Times New Roman"/>
              </w:rPr>
              <w:t>Lossy</w:t>
            </w:r>
          </w:p>
        </w:tc>
        <w:tc>
          <w:tcPr>
            <w:tcW w:w="1818" w:type="dxa"/>
          </w:tcPr>
          <w:p w14:paraId="4B0F5651" w14:textId="6D7C4762" w:rsidR="003B5E66" w:rsidRDefault="00C42DDA" w:rsidP="00F33236">
            <w:pPr>
              <w:jc w:val="center"/>
              <w:rPr>
                <w:rFonts w:ascii="Times New Roman" w:hAnsi="Times New Roman" w:cs="Times New Roman"/>
              </w:rPr>
            </w:pPr>
            <w:r>
              <w:rPr>
                <w:rFonts w:ascii="Times New Roman" w:hAnsi="Times New Roman" w:cs="Times New Roman"/>
              </w:rPr>
              <w:t>11.62</w:t>
            </w:r>
          </w:p>
        </w:tc>
        <w:tc>
          <w:tcPr>
            <w:tcW w:w="1818" w:type="dxa"/>
          </w:tcPr>
          <w:p w14:paraId="266F3F8A" w14:textId="15A89D6F" w:rsidR="003B5E66" w:rsidRDefault="00C42DDA" w:rsidP="00F33236">
            <w:pPr>
              <w:jc w:val="center"/>
              <w:rPr>
                <w:rFonts w:ascii="Times New Roman" w:hAnsi="Times New Roman" w:cs="Times New Roman"/>
              </w:rPr>
            </w:pPr>
            <w:r>
              <w:rPr>
                <w:rFonts w:ascii="Times New Roman" w:hAnsi="Times New Roman" w:cs="Times New Roman"/>
              </w:rPr>
              <w:t>1.45</w:t>
            </w:r>
          </w:p>
        </w:tc>
        <w:tc>
          <w:tcPr>
            <w:tcW w:w="1818" w:type="dxa"/>
          </w:tcPr>
          <w:p w14:paraId="14E54A02" w14:textId="22BF57C6" w:rsidR="003B5E66" w:rsidRDefault="0033596C" w:rsidP="00F33236">
            <w:pPr>
              <w:jc w:val="center"/>
              <w:rPr>
                <w:rFonts w:ascii="Times New Roman" w:hAnsi="Times New Roman" w:cs="Times New Roman"/>
              </w:rPr>
            </w:pPr>
            <w:r>
              <w:rPr>
                <w:rFonts w:ascii="Times New Roman" w:hAnsi="Times New Roman" w:cs="Times New Roman"/>
              </w:rPr>
              <w:t>8</w:t>
            </w:r>
            <w:r w:rsidR="00C42DDA">
              <w:rPr>
                <w:rFonts w:ascii="Times New Roman" w:hAnsi="Times New Roman" w:cs="Times New Roman"/>
              </w:rPr>
              <w:t>.02:1</w:t>
            </w:r>
          </w:p>
        </w:tc>
        <w:tc>
          <w:tcPr>
            <w:tcW w:w="1818" w:type="dxa"/>
          </w:tcPr>
          <w:p w14:paraId="3B54DD08" w14:textId="57FEF8F7" w:rsidR="003B5E66" w:rsidRDefault="00BE538F" w:rsidP="00F33236">
            <w:pPr>
              <w:jc w:val="center"/>
              <w:rPr>
                <w:rFonts w:ascii="Times New Roman" w:hAnsi="Times New Roman" w:cs="Times New Roman"/>
              </w:rPr>
            </w:pPr>
            <w:r>
              <w:rPr>
                <w:rFonts w:ascii="Times New Roman" w:hAnsi="Times New Roman" w:cs="Times New Roman"/>
              </w:rPr>
              <w:t>4</w:t>
            </w:r>
          </w:p>
        </w:tc>
      </w:tr>
      <w:tr w:rsidR="00344B6A" w14:paraId="78C490D7" w14:textId="77777777" w:rsidTr="00F33236">
        <w:trPr>
          <w:trHeight w:val="327"/>
        </w:trPr>
        <w:tc>
          <w:tcPr>
            <w:tcW w:w="1817" w:type="dxa"/>
          </w:tcPr>
          <w:p w14:paraId="0E8417E8" w14:textId="4B8DA03C" w:rsidR="00F33236" w:rsidRDefault="00F33236" w:rsidP="00F33236">
            <w:pPr>
              <w:jc w:val="center"/>
              <w:rPr>
                <w:rFonts w:ascii="Times New Roman" w:hAnsi="Times New Roman" w:cs="Times New Roman"/>
              </w:rPr>
            </w:pPr>
            <w:r>
              <w:rPr>
                <w:rFonts w:ascii="Times New Roman" w:hAnsi="Times New Roman" w:cs="Times New Roman"/>
              </w:rPr>
              <w:t>JPEG</w:t>
            </w:r>
          </w:p>
        </w:tc>
        <w:tc>
          <w:tcPr>
            <w:tcW w:w="1817" w:type="dxa"/>
          </w:tcPr>
          <w:p w14:paraId="7C95C903" w14:textId="6FDE4A11" w:rsidR="00F33236" w:rsidRDefault="00F33236" w:rsidP="00F33236">
            <w:pPr>
              <w:jc w:val="center"/>
              <w:rPr>
                <w:rFonts w:ascii="Times New Roman" w:hAnsi="Times New Roman" w:cs="Times New Roman"/>
              </w:rPr>
            </w:pPr>
            <w:r>
              <w:rPr>
                <w:rFonts w:ascii="Times New Roman" w:hAnsi="Times New Roman" w:cs="Times New Roman"/>
              </w:rPr>
              <w:t>Lossy</w:t>
            </w:r>
          </w:p>
        </w:tc>
        <w:tc>
          <w:tcPr>
            <w:tcW w:w="1818" w:type="dxa"/>
          </w:tcPr>
          <w:p w14:paraId="194D7EF7" w14:textId="6C6ECA95" w:rsidR="00F33236" w:rsidRDefault="00C42DDA" w:rsidP="00F33236">
            <w:pPr>
              <w:jc w:val="center"/>
              <w:rPr>
                <w:rFonts w:ascii="Times New Roman" w:hAnsi="Times New Roman" w:cs="Times New Roman"/>
              </w:rPr>
            </w:pPr>
            <w:r>
              <w:rPr>
                <w:rFonts w:ascii="Times New Roman" w:hAnsi="Times New Roman" w:cs="Times New Roman"/>
              </w:rPr>
              <w:t>0.32</w:t>
            </w:r>
          </w:p>
        </w:tc>
        <w:tc>
          <w:tcPr>
            <w:tcW w:w="1818" w:type="dxa"/>
          </w:tcPr>
          <w:p w14:paraId="4D0C7B68" w14:textId="47EA79CF" w:rsidR="00F33236" w:rsidRDefault="00C42DDA" w:rsidP="00F33236">
            <w:pPr>
              <w:jc w:val="center"/>
              <w:rPr>
                <w:rFonts w:ascii="Times New Roman" w:hAnsi="Times New Roman" w:cs="Times New Roman"/>
              </w:rPr>
            </w:pPr>
            <w:r>
              <w:rPr>
                <w:rFonts w:ascii="Times New Roman" w:hAnsi="Times New Roman" w:cs="Times New Roman"/>
              </w:rPr>
              <w:t>0.09</w:t>
            </w:r>
          </w:p>
        </w:tc>
        <w:tc>
          <w:tcPr>
            <w:tcW w:w="1818" w:type="dxa"/>
          </w:tcPr>
          <w:p w14:paraId="72E72F07" w14:textId="19A502CB" w:rsidR="00F33236" w:rsidRDefault="00C42DDA" w:rsidP="00F33236">
            <w:pPr>
              <w:jc w:val="center"/>
              <w:rPr>
                <w:rFonts w:ascii="Times New Roman" w:hAnsi="Times New Roman" w:cs="Times New Roman"/>
              </w:rPr>
            </w:pPr>
            <w:r>
              <w:rPr>
                <w:rFonts w:ascii="Times New Roman" w:hAnsi="Times New Roman" w:cs="Times New Roman"/>
              </w:rPr>
              <w:t>3.49:1</w:t>
            </w:r>
          </w:p>
        </w:tc>
        <w:tc>
          <w:tcPr>
            <w:tcW w:w="1818" w:type="dxa"/>
          </w:tcPr>
          <w:p w14:paraId="2A040F1D" w14:textId="36ABC8F9" w:rsidR="00F33236" w:rsidRDefault="009A7C04" w:rsidP="00F33236">
            <w:pPr>
              <w:jc w:val="center"/>
              <w:rPr>
                <w:rFonts w:ascii="Times New Roman" w:hAnsi="Times New Roman" w:cs="Times New Roman"/>
              </w:rPr>
            </w:pPr>
            <w:r>
              <w:rPr>
                <w:rFonts w:ascii="Times New Roman" w:hAnsi="Times New Roman" w:cs="Times New Roman"/>
              </w:rPr>
              <w:t>5</w:t>
            </w:r>
          </w:p>
        </w:tc>
      </w:tr>
      <w:tr w:rsidR="00BE538F" w14:paraId="51248993" w14:textId="77777777" w:rsidTr="00F33236">
        <w:trPr>
          <w:trHeight w:val="327"/>
        </w:trPr>
        <w:tc>
          <w:tcPr>
            <w:tcW w:w="1817" w:type="dxa"/>
          </w:tcPr>
          <w:p w14:paraId="78E611EA" w14:textId="73DABA0D" w:rsidR="00BE538F" w:rsidRDefault="00BE538F" w:rsidP="00F33236">
            <w:pPr>
              <w:jc w:val="center"/>
              <w:rPr>
                <w:rFonts w:ascii="Times New Roman" w:hAnsi="Times New Roman" w:cs="Times New Roman"/>
              </w:rPr>
            </w:pPr>
            <w:r>
              <w:rPr>
                <w:rFonts w:ascii="Times New Roman" w:hAnsi="Times New Roman" w:cs="Times New Roman"/>
              </w:rPr>
              <w:t>PNG</w:t>
            </w:r>
          </w:p>
        </w:tc>
        <w:tc>
          <w:tcPr>
            <w:tcW w:w="1817" w:type="dxa"/>
          </w:tcPr>
          <w:p w14:paraId="2D4A3D8A" w14:textId="3D8DEF5E" w:rsidR="00BE538F" w:rsidRDefault="00BE538F" w:rsidP="00F33236">
            <w:pPr>
              <w:jc w:val="center"/>
              <w:rPr>
                <w:rFonts w:ascii="Times New Roman" w:hAnsi="Times New Roman" w:cs="Times New Roman"/>
              </w:rPr>
            </w:pPr>
            <w:r>
              <w:rPr>
                <w:rFonts w:ascii="Times New Roman" w:hAnsi="Times New Roman" w:cs="Times New Roman"/>
              </w:rPr>
              <w:t>Lossless</w:t>
            </w:r>
          </w:p>
        </w:tc>
        <w:tc>
          <w:tcPr>
            <w:tcW w:w="1818" w:type="dxa"/>
          </w:tcPr>
          <w:p w14:paraId="1427909B" w14:textId="614FFC54" w:rsidR="00BE538F" w:rsidRDefault="009A7C04" w:rsidP="00F33236">
            <w:pPr>
              <w:jc w:val="center"/>
              <w:rPr>
                <w:rFonts w:ascii="Times New Roman" w:hAnsi="Times New Roman" w:cs="Times New Roman"/>
              </w:rPr>
            </w:pPr>
            <w:r>
              <w:rPr>
                <w:rFonts w:ascii="Times New Roman" w:hAnsi="Times New Roman" w:cs="Times New Roman"/>
              </w:rPr>
              <w:t>2.55</w:t>
            </w:r>
          </w:p>
        </w:tc>
        <w:tc>
          <w:tcPr>
            <w:tcW w:w="1818" w:type="dxa"/>
          </w:tcPr>
          <w:p w14:paraId="4CE349FF" w14:textId="28A0ED42" w:rsidR="00BE538F" w:rsidRDefault="009A7C04" w:rsidP="00F33236">
            <w:pPr>
              <w:jc w:val="center"/>
              <w:rPr>
                <w:rFonts w:ascii="Times New Roman" w:hAnsi="Times New Roman" w:cs="Times New Roman"/>
              </w:rPr>
            </w:pPr>
            <w:r>
              <w:rPr>
                <w:rFonts w:ascii="Times New Roman" w:hAnsi="Times New Roman" w:cs="Times New Roman"/>
              </w:rPr>
              <w:t>0.0</w:t>
            </w:r>
            <w:r w:rsidR="00A24880">
              <w:rPr>
                <w:rFonts w:ascii="Times New Roman" w:hAnsi="Times New Roman" w:cs="Times New Roman"/>
              </w:rPr>
              <w:t>0</w:t>
            </w:r>
            <w:r>
              <w:rPr>
                <w:rFonts w:ascii="Times New Roman" w:hAnsi="Times New Roman" w:cs="Times New Roman"/>
              </w:rPr>
              <w:t>9</w:t>
            </w:r>
          </w:p>
        </w:tc>
        <w:tc>
          <w:tcPr>
            <w:tcW w:w="1818" w:type="dxa"/>
          </w:tcPr>
          <w:p w14:paraId="469AA49C" w14:textId="55D3D1B9" w:rsidR="00BE538F" w:rsidRDefault="009A7C04" w:rsidP="00F33236">
            <w:pPr>
              <w:jc w:val="center"/>
              <w:rPr>
                <w:rFonts w:ascii="Times New Roman" w:hAnsi="Times New Roman" w:cs="Times New Roman"/>
              </w:rPr>
            </w:pPr>
            <w:r w:rsidRPr="009A7C04">
              <w:rPr>
                <w:rFonts w:ascii="Times New Roman" w:hAnsi="Times New Roman" w:cs="Times New Roman"/>
              </w:rPr>
              <w:t>2</w:t>
            </w:r>
            <w:r w:rsidR="00703899">
              <w:rPr>
                <w:rFonts w:ascii="Times New Roman" w:hAnsi="Times New Roman" w:cs="Times New Roman"/>
              </w:rPr>
              <w:t>9</w:t>
            </w:r>
            <w:r w:rsidR="007679E4">
              <w:rPr>
                <w:rFonts w:ascii="Times New Roman" w:hAnsi="Times New Roman" w:cs="Times New Roman"/>
              </w:rPr>
              <w:t>0</w:t>
            </w:r>
            <w:r w:rsidRPr="009A7C04">
              <w:rPr>
                <w:rFonts w:ascii="Times New Roman" w:hAnsi="Times New Roman" w:cs="Times New Roman"/>
              </w:rPr>
              <w:t>:1</w:t>
            </w:r>
          </w:p>
        </w:tc>
        <w:tc>
          <w:tcPr>
            <w:tcW w:w="1818" w:type="dxa"/>
          </w:tcPr>
          <w:p w14:paraId="35A9E0DF" w14:textId="3C643A51" w:rsidR="00BE538F" w:rsidRDefault="009A7C04" w:rsidP="00F33236">
            <w:pPr>
              <w:jc w:val="center"/>
              <w:rPr>
                <w:rFonts w:ascii="Times New Roman" w:hAnsi="Times New Roman" w:cs="Times New Roman"/>
              </w:rPr>
            </w:pPr>
            <w:r>
              <w:rPr>
                <w:rFonts w:ascii="Times New Roman" w:hAnsi="Times New Roman" w:cs="Times New Roman"/>
              </w:rPr>
              <w:t>5</w:t>
            </w:r>
          </w:p>
        </w:tc>
      </w:tr>
      <w:tr w:rsidR="00BE538F" w14:paraId="017FDF57" w14:textId="77777777" w:rsidTr="00F33236">
        <w:trPr>
          <w:trHeight w:val="327"/>
        </w:trPr>
        <w:tc>
          <w:tcPr>
            <w:tcW w:w="1817" w:type="dxa"/>
          </w:tcPr>
          <w:p w14:paraId="3D8C6EE0" w14:textId="3E981B4F" w:rsidR="00BE538F" w:rsidRDefault="00BE538F" w:rsidP="00F33236">
            <w:pPr>
              <w:jc w:val="center"/>
              <w:rPr>
                <w:rFonts w:ascii="Times New Roman" w:hAnsi="Times New Roman" w:cs="Times New Roman"/>
              </w:rPr>
            </w:pPr>
            <w:r>
              <w:rPr>
                <w:rFonts w:ascii="Times New Roman" w:hAnsi="Times New Roman" w:cs="Times New Roman"/>
              </w:rPr>
              <w:t>JPEG</w:t>
            </w:r>
          </w:p>
        </w:tc>
        <w:tc>
          <w:tcPr>
            <w:tcW w:w="1817" w:type="dxa"/>
          </w:tcPr>
          <w:p w14:paraId="4F864CC2" w14:textId="708CD118" w:rsidR="00BE538F" w:rsidRDefault="00BE538F" w:rsidP="00F33236">
            <w:pPr>
              <w:jc w:val="center"/>
              <w:rPr>
                <w:rFonts w:ascii="Times New Roman" w:hAnsi="Times New Roman" w:cs="Times New Roman"/>
              </w:rPr>
            </w:pPr>
            <w:r>
              <w:rPr>
                <w:rFonts w:ascii="Times New Roman" w:hAnsi="Times New Roman" w:cs="Times New Roman"/>
              </w:rPr>
              <w:t>Lossy</w:t>
            </w:r>
          </w:p>
        </w:tc>
        <w:tc>
          <w:tcPr>
            <w:tcW w:w="1818" w:type="dxa"/>
          </w:tcPr>
          <w:p w14:paraId="6E3B8FF5" w14:textId="7CF3E6A2" w:rsidR="00BE538F" w:rsidRDefault="009A7C04" w:rsidP="00F33236">
            <w:pPr>
              <w:jc w:val="center"/>
              <w:rPr>
                <w:rFonts w:ascii="Times New Roman" w:hAnsi="Times New Roman" w:cs="Times New Roman"/>
              </w:rPr>
            </w:pPr>
            <w:r>
              <w:rPr>
                <w:rFonts w:ascii="Times New Roman" w:hAnsi="Times New Roman" w:cs="Times New Roman"/>
              </w:rPr>
              <w:t>0.32</w:t>
            </w:r>
          </w:p>
        </w:tc>
        <w:tc>
          <w:tcPr>
            <w:tcW w:w="1818" w:type="dxa"/>
          </w:tcPr>
          <w:p w14:paraId="7E0E8FE7" w14:textId="40BAB493" w:rsidR="00BE538F" w:rsidRDefault="009A7C04" w:rsidP="00F33236">
            <w:pPr>
              <w:jc w:val="center"/>
              <w:rPr>
                <w:rFonts w:ascii="Times New Roman" w:hAnsi="Times New Roman" w:cs="Times New Roman"/>
              </w:rPr>
            </w:pPr>
            <w:r>
              <w:rPr>
                <w:rFonts w:ascii="Times New Roman" w:hAnsi="Times New Roman" w:cs="Times New Roman"/>
              </w:rPr>
              <w:t>0.0</w:t>
            </w:r>
            <w:r w:rsidR="00A24880">
              <w:rPr>
                <w:rFonts w:ascii="Times New Roman" w:hAnsi="Times New Roman" w:cs="Times New Roman"/>
              </w:rPr>
              <w:t>0</w:t>
            </w:r>
            <w:r>
              <w:rPr>
                <w:rFonts w:ascii="Times New Roman" w:hAnsi="Times New Roman" w:cs="Times New Roman"/>
              </w:rPr>
              <w:t>8</w:t>
            </w:r>
          </w:p>
        </w:tc>
        <w:tc>
          <w:tcPr>
            <w:tcW w:w="1818" w:type="dxa"/>
          </w:tcPr>
          <w:p w14:paraId="0FB39253" w14:textId="33BE2C93" w:rsidR="00BE538F" w:rsidRDefault="009A7C04" w:rsidP="00F33236">
            <w:pPr>
              <w:jc w:val="center"/>
              <w:rPr>
                <w:rFonts w:ascii="Times New Roman" w:hAnsi="Times New Roman" w:cs="Times New Roman"/>
              </w:rPr>
            </w:pPr>
            <w:r w:rsidRPr="009A7C04">
              <w:rPr>
                <w:rFonts w:ascii="Times New Roman" w:hAnsi="Times New Roman" w:cs="Times New Roman"/>
              </w:rPr>
              <w:t>4</w:t>
            </w:r>
            <w:r w:rsidR="00703899">
              <w:rPr>
                <w:rFonts w:ascii="Times New Roman" w:hAnsi="Times New Roman" w:cs="Times New Roman"/>
              </w:rPr>
              <w:t>1</w:t>
            </w:r>
            <w:r w:rsidRPr="009A7C04">
              <w:rPr>
                <w:rFonts w:ascii="Times New Roman" w:hAnsi="Times New Roman" w:cs="Times New Roman"/>
              </w:rPr>
              <w:t>:1</w:t>
            </w:r>
          </w:p>
        </w:tc>
        <w:tc>
          <w:tcPr>
            <w:tcW w:w="1818" w:type="dxa"/>
          </w:tcPr>
          <w:p w14:paraId="770121F0" w14:textId="6C1DF989" w:rsidR="00BE538F" w:rsidRDefault="009A7C04" w:rsidP="00F33236">
            <w:pPr>
              <w:jc w:val="center"/>
              <w:rPr>
                <w:rFonts w:ascii="Times New Roman" w:hAnsi="Times New Roman" w:cs="Times New Roman"/>
              </w:rPr>
            </w:pPr>
            <w:r>
              <w:rPr>
                <w:rFonts w:ascii="Times New Roman" w:hAnsi="Times New Roman" w:cs="Times New Roman"/>
              </w:rPr>
              <w:t>2</w:t>
            </w:r>
          </w:p>
        </w:tc>
      </w:tr>
    </w:tbl>
    <w:p w14:paraId="32A650B6" w14:textId="6162345D" w:rsidR="00433DED" w:rsidRDefault="00433DED" w:rsidP="00464887">
      <w:pPr>
        <w:rPr>
          <w:rFonts w:ascii="Times New Roman" w:hAnsi="Times New Roman" w:cs="Times New Roman"/>
        </w:rPr>
      </w:pPr>
    </w:p>
    <w:p w14:paraId="0FE07377" w14:textId="3380010E" w:rsidR="00464887" w:rsidRPr="00464887" w:rsidRDefault="00464887" w:rsidP="00464887">
      <w:pPr>
        <w:rPr>
          <w:rFonts w:ascii="Times New Roman" w:hAnsi="Times New Roman" w:cs="Times New Roman"/>
        </w:rPr>
      </w:pPr>
      <w:r w:rsidRPr="00433DED">
        <w:rPr>
          <w:rFonts w:ascii="Times New Roman" w:hAnsi="Times New Roman" w:cs="Times New Roman"/>
          <w:b/>
          <w:bCs/>
        </w:rPr>
        <w:t>Passo 5:</w:t>
      </w:r>
      <w:r w:rsidRPr="00464887">
        <w:rPr>
          <w:rFonts w:ascii="Times New Roman" w:hAnsi="Times New Roman" w:cs="Times New Roman"/>
        </w:rPr>
        <w:t xml:space="preserve"> Análise em Grupo (15 min): Respondam por escrito às seguintes questões (1–2 frases cada)</w:t>
      </w:r>
      <w:r w:rsidR="00433DED">
        <w:rPr>
          <w:rFonts w:ascii="Times New Roman" w:hAnsi="Times New Roman" w:cs="Times New Roman"/>
        </w:rPr>
        <w:t xml:space="preserve">. </w:t>
      </w:r>
      <w:r w:rsidR="00356398">
        <w:rPr>
          <w:rFonts w:ascii="Times New Roman" w:hAnsi="Times New Roman" w:cs="Times New Roman"/>
        </w:rPr>
        <w:t>Tarefa atribuída a todos os elementos</w:t>
      </w:r>
      <w:r w:rsidR="00F379F4">
        <w:rPr>
          <w:rFonts w:ascii="Times New Roman" w:hAnsi="Times New Roman" w:cs="Times New Roman"/>
        </w:rPr>
        <w:t>, uma pergunta para cada (</w:t>
      </w:r>
      <w:r w:rsidR="001363A3">
        <w:rPr>
          <w:rFonts w:ascii="Times New Roman" w:hAnsi="Times New Roman" w:cs="Times New Roman"/>
        </w:rPr>
        <w:t>Thiago, Luís, Bernardo, respetivamente)</w:t>
      </w:r>
      <w:r w:rsidR="00433DED">
        <w:rPr>
          <w:rFonts w:ascii="Times New Roman" w:hAnsi="Times New Roman" w:cs="Times New Roman"/>
        </w:rPr>
        <w:t>.</w:t>
      </w:r>
    </w:p>
    <w:p w14:paraId="30BA5062" w14:textId="1A4490B1" w:rsidR="00464887" w:rsidRDefault="00464887" w:rsidP="00464887">
      <w:pPr>
        <w:rPr>
          <w:rFonts w:ascii="Times New Roman" w:hAnsi="Times New Roman" w:cs="Times New Roman"/>
        </w:rPr>
      </w:pPr>
      <w:r w:rsidRPr="00464887">
        <w:rPr>
          <w:rFonts w:ascii="Times New Roman" w:hAnsi="Times New Roman" w:cs="Times New Roman"/>
        </w:rPr>
        <w:t>a) Ligação aos slides: Qual conceito dos slides explica os vossos resultados de compressão?</w:t>
      </w:r>
    </w:p>
    <w:p w14:paraId="0AD822EE" w14:textId="77777777" w:rsidR="00330C60" w:rsidRPr="00330C60" w:rsidRDefault="00330C60" w:rsidP="00330C60">
      <w:pPr>
        <w:rPr>
          <w:rFonts w:ascii="Times New Roman" w:hAnsi="Times New Roman" w:cs="Times New Roman"/>
        </w:rPr>
      </w:pPr>
      <w:r w:rsidRPr="00330C60">
        <w:rPr>
          <w:rFonts w:ascii="Times New Roman" w:hAnsi="Times New Roman" w:cs="Times New Roman"/>
        </w:rPr>
        <w:t>Os codecs lossy alcançam taxas de compressão superiores ao descartarem dados com base na redundância psico-acústica e visual humana (ex.: masking), enquanto os lossless exploram padrões lógicos sem perda de informação.</w:t>
      </w:r>
    </w:p>
    <w:p w14:paraId="0643FB4A" w14:textId="5CD7E59C" w:rsidR="001363A3" w:rsidRPr="00464887" w:rsidRDefault="001363A3" w:rsidP="00464887">
      <w:pPr>
        <w:rPr>
          <w:rFonts w:ascii="Times New Roman" w:hAnsi="Times New Roman" w:cs="Times New Roman"/>
        </w:rPr>
      </w:pPr>
    </w:p>
    <w:p w14:paraId="76AA8342" w14:textId="09D4E047" w:rsidR="00464887" w:rsidRDefault="00464887" w:rsidP="00464887">
      <w:pPr>
        <w:rPr>
          <w:rFonts w:ascii="Times New Roman" w:hAnsi="Times New Roman" w:cs="Times New Roman"/>
        </w:rPr>
      </w:pPr>
      <w:r w:rsidRPr="00464887">
        <w:rPr>
          <w:rFonts w:ascii="Times New Roman" w:hAnsi="Times New Roman" w:cs="Times New Roman"/>
        </w:rPr>
        <w:t>b) Contexto prático: Em que aplicação real usariam cada codec?</w:t>
      </w:r>
    </w:p>
    <w:p w14:paraId="0C159B72" w14:textId="0CA463B7" w:rsidR="001363A3" w:rsidRPr="00464887" w:rsidRDefault="00C42DDA" w:rsidP="00464887">
      <w:pPr>
        <w:rPr>
          <w:rFonts w:ascii="Times New Roman" w:hAnsi="Times New Roman" w:cs="Times New Roman"/>
        </w:rPr>
      </w:pPr>
      <w:r w:rsidRPr="00C42DDA">
        <w:rPr>
          <w:rFonts w:ascii="Times New Roman" w:hAnsi="Times New Roman" w:cs="Times New Roman"/>
        </w:rPr>
        <w:t>O FLAC e o PNG são adequados para</w:t>
      </w:r>
      <w:r>
        <w:rPr>
          <w:rFonts w:ascii="Times New Roman" w:hAnsi="Times New Roman" w:cs="Times New Roman"/>
        </w:rPr>
        <w:t xml:space="preserve"> ficheiro</w:t>
      </w:r>
      <w:r w:rsidRPr="00C42DDA">
        <w:rPr>
          <w:rFonts w:ascii="Times New Roman" w:hAnsi="Times New Roman" w:cs="Times New Roman"/>
        </w:rPr>
        <w:t xml:space="preserve"> master ou edição, onde a integridade total do ficheiro é exigida. Em contraste, o MP3 e o JPEG são a escolha ideal para </w:t>
      </w:r>
      <w:r w:rsidRPr="00C42DDA">
        <w:rPr>
          <w:rFonts w:ascii="Times New Roman" w:hAnsi="Times New Roman" w:cs="Times New Roman"/>
        </w:rPr>
        <w:lastRenderedPageBreak/>
        <w:t>transmissão em rede (streaming) e armazenamento móvel, onde a largura de banda e o espaço são limitados.</w:t>
      </w:r>
    </w:p>
    <w:p w14:paraId="067A7C02" w14:textId="6826C511" w:rsidR="00464887" w:rsidRDefault="00464887" w:rsidP="00464887">
      <w:pPr>
        <w:rPr>
          <w:rFonts w:ascii="Times New Roman" w:hAnsi="Times New Roman" w:cs="Times New Roman"/>
        </w:rPr>
      </w:pPr>
      <w:r w:rsidRPr="00464887">
        <w:rPr>
          <w:rFonts w:ascii="Times New Roman" w:hAnsi="Times New Roman" w:cs="Times New Roman"/>
        </w:rPr>
        <w:t>c) Limitações: Qual o compromisso entre compressão e qualidade no vosso teste?</w:t>
      </w:r>
    </w:p>
    <w:p w14:paraId="3CD7D32E" w14:textId="77777777" w:rsidR="00330C60" w:rsidRDefault="00330C60" w:rsidP="00330C60">
      <w:pPr>
        <w:rPr>
          <w:rFonts w:ascii="Times New Roman" w:hAnsi="Times New Roman" w:cs="Times New Roman"/>
        </w:rPr>
      </w:pPr>
      <w:r w:rsidRPr="00330C60">
        <w:rPr>
          <w:rFonts w:ascii="Times New Roman" w:hAnsi="Times New Roman" w:cs="Times New Roman"/>
        </w:rPr>
        <w:t>O principal compromisso é que taxas de compressão elevadas em formatos lossy introduzem anomalias percetíveis, enquanto os formatos lossless garantem qualidade total à custa de menor eficiência de compressão 3.</w:t>
      </w:r>
    </w:p>
    <w:p w14:paraId="68254ABF" w14:textId="77777777" w:rsidR="00330C60" w:rsidRDefault="00330C60" w:rsidP="00330C60">
      <w:pPr>
        <w:rPr>
          <w:rFonts w:ascii="Times New Roman" w:hAnsi="Times New Roman" w:cs="Times New Roman"/>
        </w:rPr>
      </w:pPr>
    </w:p>
    <w:p w14:paraId="2C19010D" w14:textId="3ECD6194" w:rsidR="00330C60" w:rsidRPr="00330C60" w:rsidRDefault="00330C60" w:rsidP="00330C60">
      <w:pPr>
        <w:rPr>
          <w:rFonts w:ascii="Times New Roman" w:hAnsi="Times New Roman" w:cs="Times New Roman"/>
        </w:rPr>
      </w:pPr>
      <w:r w:rsidRPr="00330C60">
        <w:rPr>
          <w:rFonts w:ascii="Times New Roman" w:hAnsi="Times New Roman" w:cs="Times New Roman"/>
          <w:b/>
          <w:bCs/>
        </w:rPr>
        <w:t xml:space="preserve">Conclusão: </w:t>
      </w:r>
      <w:r w:rsidRPr="00330C60">
        <w:rPr>
          <w:rFonts w:ascii="Times New Roman" w:hAnsi="Times New Roman" w:cs="Times New Roman"/>
        </w:rPr>
        <w:t>A seleção de um codec multimédia exige sempre o alinhamento entre o contexto de utilização e o compromisso técnico entre a eficiência de codificação (armazenamento/transmissão) e a preservação da qualidade.</w:t>
      </w:r>
    </w:p>
    <w:p w14:paraId="627EBA95" w14:textId="098B78B6" w:rsidR="00433DED" w:rsidRDefault="00433DED" w:rsidP="00464887">
      <w:pPr>
        <w:rPr>
          <w:rFonts w:ascii="Times New Roman" w:hAnsi="Times New Roman" w:cs="Times New Roman"/>
        </w:rPr>
      </w:pPr>
    </w:p>
    <w:p w14:paraId="4A6930C6" w14:textId="5EBEB68D" w:rsidR="00510B8A" w:rsidRPr="00464887" w:rsidRDefault="00510B8A" w:rsidP="30A85053">
      <w:pPr>
        <w:jc w:val="both"/>
        <w:rPr>
          <w:rFonts w:ascii="Times New Roman" w:hAnsi="Times New Roman" w:cs="Times New Roman"/>
          <w:sz w:val="28"/>
          <w:szCs w:val="28"/>
        </w:rPr>
      </w:pPr>
    </w:p>
    <w:sectPr w:rsidR="00510B8A" w:rsidRPr="004648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DFF62"/>
    <w:multiLevelType w:val="hybridMultilevel"/>
    <w:tmpl w:val="FFFFFFFF"/>
    <w:lvl w:ilvl="0" w:tplc="17EC00D8">
      <w:start w:val="1"/>
      <w:numFmt w:val="bullet"/>
      <w:lvlText w:val=""/>
      <w:lvlJc w:val="left"/>
      <w:pPr>
        <w:ind w:left="720" w:hanging="360"/>
      </w:pPr>
      <w:rPr>
        <w:rFonts w:ascii="Symbol" w:hAnsi="Symbol" w:hint="default"/>
      </w:rPr>
    </w:lvl>
    <w:lvl w:ilvl="1" w:tplc="AA0657F2">
      <w:start w:val="1"/>
      <w:numFmt w:val="bullet"/>
      <w:lvlText w:val="o"/>
      <w:lvlJc w:val="left"/>
      <w:pPr>
        <w:ind w:left="1440" w:hanging="360"/>
      </w:pPr>
      <w:rPr>
        <w:rFonts w:ascii="Courier New" w:hAnsi="Courier New" w:hint="default"/>
      </w:rPr>
    </w:lvl>
    <w:lvl w:ilvl="2" w:tplc="783055F8">
      <w:start w:val="1"/>
      <w:numFmt w:val="bullet"/>
      <w:lvlText w:val=""/>
      <w:lvlJc w:val="left"/>
      <w:pPr>
        <w:ind w:left="2160" w:hanging="360"/>
      </w:pPr>
      <w:rPr>
        <w:rFonts w:ascii="Wingdings" w:hAnsi="Wingdings" w:hint="default"/>
      </w:rPr>
    </w:lvl>
    <w:lvl w:ilvl="3" w:tplc="683E85DC">
      <w:start w:val="1"/>
      <w:numFmt w:val="bullet"/>
      <w:lvlText w:val=""/>
      <w:lvlJc w:val="left"/>
      <w:pPr>
        <w:ind w:left="2880" w:hanging="360"/>
      </w:pPr>
      <w:rPr>
        <w:rFonts w:ascii="Symbol" w:hAnsi="Symbol" w:hint="default"/>
      </w:rPr>
    </w:lvl>
    <w:lvl w:ilvl="4" w:tplc="D250C146">
      <w:start w:val="1"/>
      <w:numFmt w:val="bullet"/>
      <w:lvlText w:val="o"/>
      <w:lvlJc w:val="left"/>
      <w:pPr>
        <w:ind w:left="3600" w:hanging="360"/>
      </w:pPr>
      <w:rPr>
        <w:rFonts w:ascii="Courier New" w:hAnsi="Courier New" w:hint="default"/>
      </w:rPr>
    </w:lvl>
    <w:lvl w:ilvl="5" w:tplc="399A13EC">
      <w:start w:val="1"/>
      <w:numFmt w:val="bullet"/>
      <w:lvlText w:val=""/>
      <w:lvlJc w:val="left"/>
      <w:pPr>
        <w:ind w:left="4320" w:hanging="360"/>
      </w:pPr>
      <w:rPr>
        <w:rFonts w:ascii="Wingdings" w:hAnsi="Wingdings" w:hint="default"/>
      </w:rPr>
    </w:lvl>
    <w:lvl w:ilvl="6" w:tplc="83105E82">
      <w:start w:val="1"/>
      <w:numFmt w:val="bullet"/>
      <w:lvlText w:val=""/>
      <w:lvlJc w:val="left"/>
      <w:pPr>
        <w:ind w:left="5040" w:hanging="360"/>
      </w:pPr>
      <w:rPr>
        <w:rFonts w:ascii="Symbol" w:hAnsi="Symbol" w:hint="default"/>
      </w:rPr>
    </w:lvl>
    <w:lvl w:ilvl="7" w:tplc="137AAEC0">
      <w:start w:val="1"/>
      <w:numFmt w:val="bullet"/>
      <w:lvlText w:val="o"/>
      <w:lvlJc w:val="left"/>
      <w:pPr>
        <w:ind w:left="5760" w:hanging="360"/>
      </w:pPr>
      <w:rPr>
        <w:rFonts w:ascii="Courier New" w:hAnsi="Courier New" w:hint="default"/>
      </w:rPr>
    </w:lvl>
    <w:lvl w:ilvl="8" w:tplc="76EA8DFE">
      <w:start w:val="1"/>
      <w:numFmt w:val="bullet"/>
      <w:lvlText w:val=""/>
      <w:lvlJc w:val="left"/>
      <w:pPr>
        <w:ind w:left="6480" w:hanging="360"/>
      </w:pPr>
      <w:rPr>
        <w:rFonts w:ascii="Wingdings" w:hAnsi="Wingdings" w:hint="default"/>
      </w:rPr>
    </w:lvl>
  </w:abstractNum>
  <w:abstractNum w:abstractNumId="1" w15:restartNumberingAfterBreak="0">
    <w:nsid w:val="21847405"/>
    <w:multiLevelType w:val="hybridMultilevel"/>
    <w:tmpl w:val="8D989F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CAC4891"/>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3" w15:restartNumberingAfterBreak="0">
    <w:nsid w:val="42545EB8"/>
    <w:multiLevelType w:val="hybridMultilevel"/>
    <w:tmpl w:val="FFFFFFFF"/>
    <w:lvl w:ilvl="0" w:tplc="8E86565E">
      <w:start w:val="1"/>
      <w:numFmt w:val="bullet"/>
      <w:lvlText w:val=""/>
      <w:lvlJc w:val="left"/>
      <w:pPr>
        <w:ind w:left="720" w:hanging="360"/>
      </w:pPr>
      <w:rPr>
        <w:rFonts w:ascii="Symbol" w:hAnsi="Symbol" w:hint="default"/>
      </w:rPr>
    </w:lvl>
    <w:lvl w:ilvl="1" w:tplc="E844FEC4">
      <w:start w:val="1"/>
      <w:numFmt w:val="bullet"/>
      <w:lvlText w:val="o"/>
      <w:lvlJc w:val="left"/>
      <w:pPr>
        <w:ind w:left="1440" w:hanging="360"/>
      </w:pPr>
      <w:rPr>
        <w:rFonts w:ascii="Courier New" w:hAnsi="Courier New" w:hint="default"/>
      </w:rPr>
    </w:lvl>
    <w:lvl w:ilvl="2" w:tplc="3FE82D02">
      <w:start w:val="1"/>
      <w:numFmt w:val="bullet"/>
      <w:lvlText w:val=""/>
      <w:lvlJc w:val="left"/>
      <w:pPr>
        <w:ind w:left="2160" w:hanging="360"/>
      </w:pPr>
      <w:rPr>
        <w:rFonts w:ascii="Wingdings" w:hAnsi="Wingdings" w:hint="default"/>
      </w:rPr>
    </w:lvl>
    <w:lvl w:ilvl="3" w:tplc="2330649A">
      <w:start w:val="1"/>
      <w:numFmt w:val="bullet"/>
      <w:lvlText w:val=""/>
      <w:lvlJc w:val="left"/>
      <w:pPr>
        <w:ind w:left="2880" w:hanging="360"/>
      </w:pPr>
      <w:rPr>
        <w:rFonts w:ascii="Symbol" w:hAnsi="Symbol" w:hint="default"/>
      </w:rPr>
    </w:lvl>
    <w:lvl w:ilvl="4" w:tplc="D17AF020">
      <w:start w:val="1"/>
      <w:numFmt w:val="bullet"/>
      <w:lvlText w:val="o"/>
      <w:lvlJc w:val="left"/>
      <w:pPr>
        <w:ind w:left="3600" w:hanging="360"/>
      </w:pPr>
      <w:rPr>
        <w:rFonts w:ascii="Courier New" w:hAnsi="Courier New" w:hint="default"/>
      </w:rPr>
    </w:lvl>
    <w:lvl w:ilvl="5" w:tplc="8064F29E">
      <w:start w:val="1"/>
      <w:numFmt w:val="bullet"/>
      <w:lvlText w:val=""/>
      <w:lvlJc w:val="left"/>
      <w:pPr>
        <w:ind w:left="4320" w:hanging="360"/>
      </w:pPr>
      <w:rPr>
        <w:rFonts w:ascii="Wingdings" w:hAnsi="Wingdings" w:hint="default"/>
      </w:rPr>
    </w:lvl>
    <w:lvl w:ilvl="6" w:tplc="4058DFBE">
      <w:start w:val="1"/>
      <w:numFmt w:val="bullet"/>
      <w:lvlText w:val=""/>
      <w:lvlJc w:val="left"/>
      <w:pPr>
        <w:ind w:left="5040" w:hanging="360"/>
      </w:pPr>
      <w:rPr>
        <w:rFonts w:ascii="Symbol" w:hAnsi="Symbol" w:hint="default"/>
      </w:rPr>
    </w:lvl>
    <w:lvl w:ilvl="7" w:tplc="169CE5B2">
      <w:start w:val="1"/>
      <w:numFmt w:val="bullet"/>
      <w:lvlText w:val="o"/>
      <w:lvlJc w:val="left"/>
      <w:pPr>
        <w:ind w:left="5760" w:hanging="360"/>
      </w:pPr>
      <w:rPr>
        <w:rFonts w:ascii="Courier New" w:hAnsi="Courier New" w:hint="default"/>
      </w:rPr>
    </w:lvl>
    <w:lvl w:ilvl="8" w:tplc="9396814C">
      <w:start w:val="1"/>
      <w:numFmt w:val="bullet"/>
      <w:lvlText w:val=""/>
      <w:lvlJc w:val="left"/>
      <w:pPr>
        <w:ind w:left="6480" w:hanging="360"/>
      </w:pPr>
      <w:rPr>
        <w:rFonts w:ascii="Wingdings" w:hAnsi="Wingdings" w:hint="default"/>
      </w:rPr>
    </w:lvl>
  </w:abstractNum>
  <w:abstractNum w:abstractNumId="4" w15:restartNumberingAfterBreak="0">
    <w:nsid w:val="5B855888"/>
    <w:multiLevelType w:val="hybridMultilevel"/>
    <w:tmpl w:val="50E4B9C8"/>
    <w:lvl w:ilvl="0" w:tplc="E6585F00">
      <w:start w:val="1"/>
      <w:numFmt w:val="bullet"/>
      <w:lvlText w:val="•"/>
      <w:lvlJc w:val="left"/>
      <w:pPr>
        <w:tabs>
          <w:tab w:val="num" w:pos="720"/>
        </w:tabs>
        <w:ind w:left="720" w:hanging="360"/>
      </w:pPr>
      <w:rPr>
        <w:rFonts w:ascii="Arial" w:hAnsi="Arial" w:hint="default"/>
      </w:rPr>
    </w:lvl>
    <w:lvl w:ilvl="1" w:tplc="01A6A5E0" w:tentative="1">
      <w:start w:val="1"/>
      <w:numFmt w:val="bullet"/>
      <w:lvlText w:val="•"/>
      <w:lvlJc w:val="left"/>
      <w:pPr>
        <w:tabs>
          <w:tab w:val="num" w:pos="1440"/>
        </w:tabs>
        <w:ind w:left="1440" w:hanging="360"/>
      </w:pPr>
      <w:rPr>
        <w:rFonts w:ascii="Arial" w:hAnsi="Arial" w:hint="default"/>
      </w:rPr>
    </w:lvl>
    <w:lvl w:ilvl="2" w:tplc="22BA8FBC" w:tentative="1">
      <w:start w:val="1"/>
      <w:numFmt w:val="bullet"/>
      <w:lvlText w:val="•"/>
      <w:lvlJc w:val="left"/>
      <w:pPr>
        <w:tabs>
          <w:tab w:val="num" w:pos="2160"/>
        </w:tabs>
        <w:ind w:left="2160" w:hanging="360"/>
      </w:pPr>
      <w:rPr>
        <w:rFonts w:ascii="Arial" w:hAnsi="Arial" w:hint="default"/>
      </w:rPr>
    </w:lvl>
    <w:lvl w:ilvl="3" w:tplc="8744ABD0" w:tentative="1">
      <w:start w:val="1"/>
      <w:numFmt w:val="bullet"/>
      <w:lvlText w:val="•"/>
      <w:lvlJc w:val="left"/>
      <w:pPr>
        <w:tabs>
          <w:tab w:val="num" w:pos="2880"/>
        </w:tabs>
        <w:ind w:left="2880" w:hanging="360"/>
      </w:pPr>
      <w:rPr>
        <w:rFonts w:ascii="Arial" w:hAnsi="Arial" w:hint="default"/>
      </w:rPr>
    </w:lvl>
    <w:lvl w:ilvl="4" w:tplc="FF9A72B0" w:tentative="1">
      <w:start w:val="1"/>
      <w:numFmt w:val="bullet"/>
      <w:lvlText w:val="•"/>
      <w:lvlJc w:val="left"/>
      <w:pPr>
        <w:tabs>
          <w:tab w:val="num" w:pos="3600"/>
        </w:tabs>
        <w:ind w:left="3600" w:hanging="360"/>
      </w:pPr>
      <w:rPr>
        <w:rFonts w:ascii="Arial" w:hAnsi="Arial" w:hint="default"/>
      </w:rPr>
    </w:lvl>
    <w:lvl w:ilvl="5" w:tplc="3A50790C" w:tentative="1">
      <w:start w:val="1"/>
      <w:numFmt w:val="bullet"/>
      <w:lvlText w:val="•"/>
      <w:lvlJc w:val="left"/>
      <w:pPr>
        <w:tabs>
          <w:tab w:val="num" w:pos="4320"/>
        </w:tabs>
        <w:ind w:left="4320" w:hanging="360"/>
      </w:pPr>
      <w:rPr>
        <w:rFonts w:ascii="Arial" w:hAnsi="Arial" w:hint="default"/>
      </w:rPr>
    </w:lvl>
    <w:lvl w:ilvl="6" w:tplc="43EAE5B0" w:tentative="1">
      <w:start w:val="1"/>
      <w:numFmt w:val="bullet"/>
      <w:lvlText w:val="•"/>
      <w:lvlJc w:val="left"/>
      <w:pPr>
        <w:tabs>
          <w:tab w:val="num" w:pos="5040"/>
        </w:tabs>
        <w:ind w:left="5040" w:hanging="360"/>
      </w:pPr>
      <w:rPr>
        <w:rFonts w:ascii="Arial" w:hAnsi="Arial" w:hint="default"/>
      </w:rPr>
    </w:lvl>
    <w:lvl w:ilvl="7" w:tplc="0D0A9C4E" w:tentative="1">
      <w:start w:val="1"/>
      <w:numFmt w:val="bullet"/>
      <w:lvlText w:val="•"/>
      <w:lvlJc w:val="left"/>
      <w:pPr>
        <w:tabs>
          <w:tab w:val="num" w:pos="5760"/>
        </w:tabs>
        <w:ind w:left="5760" w:hanging="360"/>
      </w:pPr>
      <w:rPr>
        <w:rFonts w:ascii="Arial" w:hAnsi="Arial" w:hint="default"/>
      </w:rPr>
    </w:lvl>
    <w:lvl w:ilvl="8" w:tplc="D902A7F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CCA0716"/>
    <w:multiLevelType w:val="hybridMultilevel"/>
    <w:tmpl w:val="ED849056"/>
    <w:lvl w:ilvl="0" w:tplc="0816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5E7B6876"/>
    <w:multiLevelType w:val="hybridMultilevel"/>
    <w:tmpl w:val="96B40D60"/>
    <w:lvl w:ilvl="0" w:tplc="706AFB70">
      <w:start w:val="1"/>
      <w:numFmt w:val="bullet"/>
      <w:lvlText w:val="•"/>
      <w:lvlJc w:val="left"/>
      <w:pPr>
        <w:tabs>
          <w:tab w:val="num" w:pos="720"/>
        </w:tabs>
        <w:ind w:left="720" w:hanging="360"/>
      </w:pPr>
      <w:rPr>
        <w:rFonts w:ascii="Arial" w:hAnsi="Arial" w:hint="default"/>
      </w:rPr>
    </w:lvl>
    <w:lvl w:ilvl="1" w:tplc="79DC7F28" w:tentative="1">
      <w:start w:val="1"/>
      <w:numFmt w:val="bullet"/>
      <w:lvlText w:val="•"/>
      <w:lvlJc w:val="left"/>
      <w:pPr>
        <w:tabs>
          <w:tab w:val="num" w:pos="1440"/>
        </w:tabs>
        <w:ind w:left="1440" w:hanging="360"/>
      </w:pPr>
      <w:rPr>
        <w:rFonts w:ascii="Arial" w:hAnsi="Arial" w:hint="default"/>
      </w:rPr>
    </w:lvl>
    <w:lvl w:ilvl="2" w:tplc="B9601ACA" w:tentative="1">
      <w:start w:val="1"/>
      <w:numFmt w:val="bullet"/>
      <w:lvlText w:val="•"/>
      <w:lvlJc w:val="left"/>
      <w:pPr>
        <w:tabs>
          <w:tab w:val="num" w:pos="2160"/>
        </w:tabs>
        <w:ind w:left="2160" w:hanging="360"/>
      </w:pPr>
      <w:rPr>
        <w:rFonts w:ascii="Arial" w:hAnsi="Arial" w:hint="default"/>
      </w:rPr>
    </w:lvl>
    <w:lvl w:ilvl="3" w:tplc="2D5A1A62" w:tentative="1">
      <w:start w:val="1"/>
      <w:numFmt w:val="bullet"/>
      <w:lvlText w:val="•"/>
      <w:lvlJc w:val="left"/>
      <w:pPr>
        <w:tabs>
          <w:tab w:val="num" w:pos="2880"/>
        </w:tabs>
        <w:ind w:left="2880" w:hanging="360"/>
      </w:pPr>
      <w:rPr>
        <w:rFonts w:ascii="Arial" w:hAnsi="Arial" w:hint="default"/>
      </w:rPr>
    </w:lvl>
    <w:lvl w:ilvl="4" w:tplc="9C96C674" w:tentative="1">
      <w:start w:val="1"/>
      <w:numFmt w:val="bullet"/>
      <w:lvlText w:val="•"/>
      <w:lvlJc w:val="left"/>
      <w:pPr>
        <w:tabs>
          <w:tab w:val="num" w:pos="3600"/>
        </w:tabs>
        <w:ind w:left="3600" w:hanging="360"/>
      </w:pPr>
      <w:rPr>
        <w:rFonts w:ascii="Arial" w:hAnsi="Arial" w:hint="default"/>
      </w:rPr>
    </w:lvl>
    <w:lvl w:ilvl="5" w:tplc="F9C0D2E0" w:tentative="1">
      <w:start w:val="1"/>
      <w:numFmt w:val="bullet"/>
      <w:lvlText w:val="•"/>
      <w:lvlJc w:val="left"/>
      <w:pPr>
        <w:tabs>
          <w:tab w:val="num" w:pos="4320"/>
        </w:tabs>
        <w:ind w:left="4320" w:hanging="360"/>
      </w:pPr>
      <w:rPr>
        <w:rFonts w:ascii="Arial" w:hAnsi="Arial" w:hint="default"/>
      </w:rPr>
    </w:lvl>
    <w:lvl w:ilvl="6" w:tplc="93465E0A" w:tentative="1">
      <w:start w:val="1"/>
      <w:numFmt w:val="bullet"/>
      <w:lvlText w:val="•"/>
      <w:lvlJc w:val="left"/>
      <w:pPr>
        <w:tabs>
          <w:tab w:val="num" w:pos="5040"/>
        </w:tabs>
        <w:ind w:left="5040" w:hanging="360"/>
      </w:pPr>
      <w:rPr>
        <w:rFonts w:ascii="Arial" w:hAnsi="Arial" w:hint="default"/>
      </w:rPr>
    </w:lvl>
    <w:lvl w:ilvl="7" w:tplc="34922E12" w:tentative="1">
      <w:start w:val="1"/>
      <w:numFmt w:val="bullet"/>
      <w:lvlText w:val="•"/>
      <w:lvlJc w:val="left"/>
      <w:pPr>
        <w:tabs>
          <w:tab w:val="num" w:pos="5760"/>
        </w:tabs>
        <w:ind w:left="5760" w:hanging="360"/>
      </w:pPr>
      <w:rPr>
        <w:rFonts w:ascii="Arial" w:hAnsi="Arial" w:hint="default"/>
      </w:rPr>
    </w:lvl>
    <w:lvl w:ilvl="8" w:tplc="D25E212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89F794C"/>
    <w:multiLevelType w:val="hybridMultilevel"/>
    <w:tmpl w:val="759EAF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C356D46"/>
    <w:multiLevelType w:val="hybridMultilevel"/>
    <w:tmpl w:val="B22E1C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708A30D1"/>
    <w:multiLevelType w:val="hybridMultilevel"/>
    <w:tmpl w:val="1DF0EE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50087526">
    <w:abstractNumId w:val="5"/>
  </w:num>
  <w:num w:numId="2" w16cid:durableId="92408404">
    <w:abstractNumId w:val="0"/>
  </w:num>
  <w:num w:numId="3" w16cid:durableId="1484615702">
    <w:abstractNumId w:val="2"/>
  </w:num>
  <w:num w:numId="4" w16cid:durableId="561987742">
    <w:abstractNumId w:val="1"/>
  </w:num>
  <w:num w:numId="5" w16cid:durableId="362052880">
    <w:abstractNumId w:val="3"/>
  </w:num>
  <w:num w:numId="6" w16cid:durableId="379942445">
    <w:abstractNumId w:val="7"/>
  </w:num>
  <w:num w:numId="7" w16cid:durableId="913929790">
    <w:abstractNumId w:val="9"/>
  </w:num>
  <w:num w:numId="8" w16cid:durableId="1871381432">
    <w:abstractNumId w:val="8"/>
  </w:num>
  <w:num w:numId="9" w16cid:durableId="267274088">
    <w:abstractNumId w:val="4"/>
  </w:num>
  <w:num w:numId="10" w16cid:durableId="10103717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A6"/>
    <w:rsid w:val="00007083"/>
    <w:rsid w:val="00041DE5"/>
    <w:rsid w:val="00071461"/>
    <w:rsid w:val="00072E5F"/>
    <w:rsid w:val="00074553"/>
    <w:rsid w:val="00077FDE"/>
    <w:rsid w:val="000C3E03"/>
    <w:rsid w:val="000D4738"/>
    <w:rsid w:val="000D5127"/>
    <w:rsid w:val="001076D0"/>
    <w:rsid w:val="001363A3"/>
    <w:rsid w:val="001424DF"/>
    <w:rsid w:val="00156F25"/>
    <w:rsid w:val="00163777"/>
    <w:rsid w:val="001657B1"/>
    <w:rsid w:val="001728C2"/>
    <w:rsid w:val="0019571B"/>
    <w:rsid w:val="001B4AC5"/>
    <w:rsid w:val="001D6812"/>
    <w:rsid w:val="001D6A3A"/>
    <w:rsid w:val="001F2DD4"/>
    <w:rsid w:val="00204A24"/>
    <w:rsid w:val="00230EA6"/>
    <w:rsid w:val="0024548B"/>
    <w:rsid w:val="00250EED"/>
    <w:rsid w:val="002573FA"/>
    <w:rsid w:val="00265F89"/>
    <w:rsid w:val="00311FF2"/>
    <w:rsid w:val="003121FB"/>
    <w:rsid w:val="00321AD7"/>
    <w:rsid w:val="00330C60"/>
    <w:rsid w:val="003352E6"/>
    <w:rsid w:val="0033596C"/>
    <w:rsid w:val="00344B6A"/>
    <w:rsid w:val="00356398"/>
    <w:rsid w:val="0039741E"/>
    <w:rsid w:val="003A5AFC"/>
    <w:rsid w:val="003B04B4"/>
    <w:rsid w:val="003B5E66"/>
    <w:rsid w:val="003E57C4"/>
    <w:rsid w:val="003E791F"/>
    <w:rsid w:val="00421A8A"/>
    <w:rsid w:val="00433DED"/>
    <w:rsid w:val="00462D49"/>
    <w:rsid w:val="00464887"/>
    <w:rsid w:val="0047773B"/>
    <w:rsid w:val="004C55B2"/>
    <w:rsid w:val="004D28FB"/>
    <w:rsid w:val="004D5816"/>
    <w:rsid w:val="004E4931"/>
    <w:rsid w:val="004F2FCD"/>
    <w:rsid w:val="005031F5"/>
    <w:rsid w:val="00510B8A"/>
    <w:rsid w:val="005257BF"/>
    <w:rsid w:val="0053579C"/>
    <w:rsid w:val="00544254"/>
    <w:rsid w:val="0054511A"/>
    <w:rsid w:val="00547CE7"/>
    <w:rsid w:val="00586928"/>
    <w:rsid w:val="005912DA"/>
    <w:rsid w:val="005A3315"/>
    <w:rsid w:val="005A6E79"/>
    <w:rsid w:val="005B0A96"/>
    <w:rsid w:val="005B3375"/>
    <w:rsid w:val="005D3DDE"/>
    <w:rsid w:val="005D5D08"/>
    <w:rsid w:val="00620A2D"/>
    <w:rsid w:val="00632301"/>
    <w:rsid w:val="006444F8"/>
    <w:rsid w:val="006560A9"/>
    <w:rsid w:val="00660D36"/>
    <w:rsid w:val="006630B8"/>
    <w:rsid w:val="0068576C"/>
    <w:rsid w:val="006C0615"/>
    <w:rsid w:val="006C5A2D"/>
    <w:rsid w:val="006D4661"/>
    <w:rsid w:val="006E2D15"/>
    <w:rsid w:val="006F4650"/>
    <w:rsid w:val="00703899"/>
    <w:rsid w:val="0071661C"/>
    <w:rsid w:val="00724F97"/>
    <w:rsid w:val="00747A0F"/>
    <w:rsid w:val="007679E4"/>
    <w:rsid w:val="00776B1A"/>
    <w:rsid w:val="00792906"/>
    <w:rsid w:val="007D2919"/>
    <w:rsid w:val="007F2704"/>
    <w:rsid w:val="00835A5E"/>
    <w:rsid w:val="00857D9C"/>
    <w:rsid w:val="00861F24"/>
    <w:rsid w:val="008711DD"/>
    <w:rsid w:val="008B3789"/>
    <w:rsid w:val="00923F82"/>
    <w:rsid w:val="009258FB"/>
    <w:rsid w:val="009423FA"/>
    <w:rsid w:val="00956453"/>
    <w:rsid w:val="009715A9"/>
    <w:rsid w:val="009A62F4"/>
    <w:rsid w:val="009A7C04"/>
    <w:rsid w:val="009B3786"/>
    <w:rsid w:val="009B69DA"/>
    <w:rsid w:val="009D0D7B"/>
    <w:rsid w:val="009E5373"/>
    <w:rsid w:val="009F42C2"/>
    <w:rsid w:val="00A01F6B"/>
    <w:rsid w:val="00A11E8A"/>
    <w:rsid w:val="00A13F65"/>
    <w:rsid w:val="00A154DA"/>
    <w:rsid w:val="00A24880"/>
    <w:rsid w:val="00A45DEF"/>
    <w:rsid w:val="00A94186"/>
    <w:rsid w:val="00AE3457"/>
    <w:rsid w:val="00AF281E"/>
    <w:rsid w:val="00B03A65"/>
    <w:rsid w:val="00B23C8F"/>
    <w:rsid w:val="00B415A9"/>
    <w:rsid w:val="00B60668"/>
    <w:rsid w:val="00B6265A"/>
    <w:rsid w:val="00B85444"/>
    <w:rsid w:val="00BA0F96"/>
    <w:rsid w:val="00BC62E2"/>
    <w:rsid w:val="00BE538F"/>
    <w:rsid w:val="00C22BF8"/>
    <w:rsid w:val="00C42DDA"/>
    <w:rsid w:val="00C46140"/>
    <w:rsid w:val="00C979BD"/>
    <w:rsid w:val="00CD3223"/>
    <w:rsid w:val="00CE1EA6"/>
    <w:rsid w:val="00CE4F6E"/>
    <w:rsid w:val="00CE5356"/>
    <w:rsid w:val="00D02EC3"/>
    <w:rsid w:val="00D11D5D"/>
    <w:rsid w:val="00D23216"/>
    <w:rsid w:val="00D235A4"/>
    <w:rsid w:val="00D248F1"/>
    <w:rsid w:val="00D4269D"/>
    <w:rsid w:val="00D542C9"/>
    <w:rsid w:val="00D92012"/>
    <w:rsid w:val="00DB5402"/>
    <w:rsid w:val="00DC3F61"/>
    <w:rsid w:val="00DD31E1"/>
    <w:rsid w:val="00DF0096"/>
    <w:rsid w:val="00E00235"/>
    <w:rsid w:val="00E04691"/>
    <w:rsid w:val="00E374B9"/>
    <w:rsid w:val="00E67F64"/>
    <w:rsid w:val="00E84C6A"/>
    <w:rsid w:val="00EA11EA"/>
    <w:rsid w:val="00EA2629"/>
    <w:rsid w:val="00ED1DE9"/>
    <w:rsid w:val="00ED28D7"/>
    <w:rsid w:val="00EF7DA3"/>
    <w:rsid w:val="00F27FAE"/>
    <w:rsid w:val="00F33236"/>
    <w:rsid w:val="00F37473"/>
    <w:rsid w:val="00F379F4"/>
    <w:rsid w:val="00F40EE0"/>
    <w:rsid w:val="00F75123"/>
    <w:rsid w:val="00FD2300"/>
    <w:rsid w:val="00FE368D"/>
    <w:rsid w:val="01FF0979"/>
    <w:rsid w:val="03E31406"/>
    <w:rsid w:val="04BA1027"/>
    <w:rsid w:val="0673DCF4"/>
    <w:rsid w:val="06C812C0"/>
    <w:rsid w:val="09FA938C"/>
    <w:rsid w:val="0D679BE2"/>
    <w:rsid w:val="0E53E8DD"/>
    <w:rsid w:val="100735E0"/>
    <w:rsid w:val="11352C02"/>
    <w:rsid w:val="15C8FA56"/>
    <w:rsid w:val="165104D7"/>
    <w:rsid w:val="17FEFCD4"/>
    <w:rsid w:val="1A92087F"/>
    <w:rsid w:val="208FA220"/>
    <w:rsid w:val="229E4EA6"/>
    <w:rsid w:val="2C958D66"/>
    <w:rsid w:val="2F2601CF"/>
    <w:rsid w:val="30484C78"/>
    <w:rsid w:val="30A85053"/>
    <w:rsid w:val="3413FCD2"/>
    <w:rsid w:val="36E8C0FE"/>
    <w:rsid w:val="3A05FCC7"/>
    <w:rsid w:val="3A89EC1B"/>
    <w:rsid w:val="3AA616ED"/>
    <w:rsid w:val="3C5AF4D9"/>
    <w:rsid w:val="3CD2AB15"/>
    <w:rsid w:val="3CE1774A"/>
    <w:rsid w:val="46D93B48"/>
    <w:rsid w:val="49A05FA3"/>
    <w:rsid w:val="4EFE7893"/>
    <w:rsid w:val="52A1AD5F"/>
    <w:rsid w:val="53F6A022"/>
    <w:rsid w:val="54E1933E"/>
    <w:rsid w:val="57B27FFE"/>
    <w:rsid w:val="5A50D319"/>
    <w:rsid w:val="5B69B7C7"/>
    <w:rsid w:val="5DE497E0"/>
    <w:rsid w:val="60608315"/>
    <w:rsid w:val="635DD393"/>
    <w:rsid w:val="63F56A48"/>
    <w:rsid w:val="65C8DA77"/>
    <w:rsid w:val="6600CED9"/>
    <w:rsid w:val="6628E6C0"/>
    <w:rsid w:val="679081ED"/>
    <w:rsid w:val="67F8CE0A"/>
    <w:rsid w:val="6876022B"/>
    <w:rsid w:val="6A54F832"/>
    <w:rsid w:val="6C002C9D"/>
    <w:rsid w:val="6D925EC4"/>
    <w:rsid w:val="78132582"/>
    <w:rsid w:val="7B2040C3"/>
    <w:rsid w:val="7D969CD0"/>
    <w:rsid w:val="7E88AC0E"/>
    <w:rsid w:val="7F861EEA"/>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59014"/>
  <w15:chartTrackingRefBased/>
  <w15:docId w15:val="{D13F5D0E-E6D9-4A7D-A51A-CA23E0FC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E1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CE1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E1E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E1E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E1E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E1E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E1E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E1E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E1EA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B0A9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B0A9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B0A9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B0A9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B0A9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B0A9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B0A9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B0A9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B0A96"/>
    <w:rPr>
      <w:rFonts w:eastAsiaTheme="majorEastAsia" w:cstheme="majorBidi"/>
      <w:color w:val="272727" w:themeColor="text1" w:themeTint="D8"/>
    </w:rPr>
  </w:style>
  <w:style w:type="table" w:styleId="TabelacomGrelha">
    <w:name w:val="Table Grid"/>
    <w:basedOn w:val="Tabelanormal"/>
    <w:uiPriority w:val="39"/>
    <w:rsid w:val="001D6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433DED"/>
    <w:rPr>
      <w:color w:val="666666"/>
    </w:rPr>
  </w:style>
  <w:style w:type="paragraph" w:styleId="PargrafodaLista">
    <w:name w:val="List Paragraph"/>
    <w:basedOn w:val="Normal"/>
    <w:uiPriority w:val="34"/>
    <w:qFormat/>
    <w:rsid w:val="00CE1EA6"/>
    <w:pPr>
      <w:ind w:left="720"/>
      <w:contextualSpacing/>
    </w:pPr>
  </w:style>
  <w:style w:type="character" w:styleId="nfaseIntensa">
    <w:name w:val="Intense Emphasis"/>
    <w:basedOn w:val="Tipodeletrapredefinidodopargrafo"/>
    <w:uiPriority w:val="21"/>
    <w:qFormat/>
    <w:rsid w:val="00CE1EA6"/>
    <w:rPr>
      <w:i/>
      <w:iCs/>
      <w:color w:val="0F4761" w:themeColor="accent1" w:themeShade="BF"/>
    </w:rPr>
  </w:style>
  <w:style w:type="character" w:styleId="RefernciaIntensa">
    <w:name w:val="Intense Reference"/>
    <w:basedOn w:val="Tipodeletrapredefinidodopargrafo"/>
    <w:uiPriority w:val="32"/>
    <w:qFormat/>
    <w:rsid w:val="00CE1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929</Words>
  <Characters>5019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Baptista</dc:creator>
  <cp:keywords/>
  <dc:description/>
  <cp:lastModifiedBy>Luís Baptista</cp:lastModifiedBy>
  <cp:revision>9</cp:revision>
  <dcterms:created xsi:type="dcterms:W3CDTF">2026-04-07T14:19:00Z</dcterms:created>
  <dcterms:modified xsi:type="dcterms:W3CDTF">2026-04-07T14:57:00Z</dcterms:modified>
</cp:coreProperties>
</file>